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06A72" w14:textId="71EC9DA5" w:rsidR="005C6629" w:rsidRPr="005C6629" w:rsidRDefault="00F86CBD" w:rsidP="0055709E">
      <w:pPr>
        <w:pStyle w:val="Heading1"/>
      </w:pPr>
      <w:bookmarkStart w:id="0" w:name="_Toc515373775"/>
      <w:bookmarkStart w:id="1" w:name="_Toc371508462"/>
      <w:r>
        <w:t>GenEst</w:t>
      </w:r>
      <w:r w:rsidR="005F41B8">
        <w:t xml:space="preserve"> (v</w:t>
      </w:r>
      <w:r>
        <w:t>1.0</w:t>
      </w:r>
      <w:r w:rsidR="005F41B8">
        <w:t>.0)</w:t>
      </w:r>
      <w:r w:rsidR="001C4542">
        <w:t xml:space="preserve"> </w:t>
      </w:r>
      <w:r w:rsidR="005C6629" w:rsidRPr="005C6629">
        <w:t>Software</w:t>
      </w:r>
      <w:r w:rsidR="001C4542">
        <w:t xml:space="preserve"> </w:t>
      </w:r>
      <w:r w:rsidR="005C6629" w:rsidRPr="005C6629">
        <w:t>User</w:t>
      </w:r>
      <w:r w:rsidR="001C4542">
        <w:t xml:space="preserve"> </w:t>
      </w:r>
      <w:r w:rsidR="005C6629" w:rsidRPr="005C6629">
        <w:t>Guide</w:t>
      </w:r>
      <w:bookmarkEnd w:id="0"/>
    </w:p>
    <w:p w14:paraId="6A308E9F" w14:textId="3DA85BC6" w:rsidR="005C6629" w:rsidRDefault="00FF2091" w:rsidP="00672897">
      <w:pPr>
        <w:pStyle w:val="Authors"/>
        <w:spacing w:line="360" w:lineRule="auto"/>
      </w:pPr>
      <w:r>
        <w:t>B</w:t>
      </w:r>
      <w:r w:rsidR="005C6629" w:rsidRPr="005C6629">
        <w:t>y</w:t>
      </w:r>
      <w:r w:rsidR="001C4542">
        <w:t xml:space="preserve"> </w:t>
      </w:r>
      <w:r w:rsidR="00F86CBD">
        <w:t xml:space="preserve">Juniper Simonis, </w:t>
      </w:r>
      <w:r w:rsidR="00AC42EF" w:rsidRPr="005C6629">
        <w:t>Dan</w:t>
      </w:r>
      <w:r w:rsidR="00AC42EF">
        <w:t xml:space="preserve">iel </w:t>
      </w:r>
      <w:r w:rsidR="00AC42EF" w:rsidRPr="005C6629">
        <w:t>Dalthorp</w:t>
      </w:r>
      <w:r w:rsidR="00AC42EF">
        <w:t xml:space="preserve">, </w:t>
      </w:r>
      <w:r w:rsidR="009B5175">
        <w:t xml:space="preserve">Manuela Huso, </w:t>
      </w:r>
      <w:r w:rsidR="00F86CBD">
        <w:t>Lisa Madsen, Paul Rabie,</w:t>
      </w:r>
      <w:r w:rsidR="00AC42EF" w:rsidRPr="00AC42EF">
        <w:t xml:space="preserve"> </w:t>
      </w:r>
      <w:r w:rsidR="009B5175">
        <w:t xml:space="preserve">and </w:t>
      </w:r>
      <w:r w:rsidR="00AC42EF" w:rsidRPr="00AC42EF">
        <w:t>Jared Studyvin</w:t>
      </w:r>
    </w:p>
    <w:p w14:paraId="2B2837E1" w14:textId="77777777" w:rsidR="00FF2091" w:rsidRPr="00FF2091" w:rsidRDefault="00FF2091" w:rsidP="00FF2091">
      <w:pPr>
        <w:pStyle w:val="BodyNoIndent"/>
        <w:rPr>
          <w:rFonts w:eastAsia="SimSun"/>
        </w:rPr>
      </w:pPr>
    </w:p>
    <w:p w14:paraId="40F47460" w14:textId="77777777" w:rsidR="00FF2091" w:rsidRPr="00FF2091" w:rsidRDefault="00FF2091" w:rsidP="00FF2091">
      <w:pPr>
        <w:pStyle w:val="BodyNoIndent"/>
        <w:rPr>
          <w:rFonts w:eastAsia="SimSun"/>
        </w:rPr>
      </w:pPr>
    </w:p>
    <w:p w14:paraId="7D216535" w14:textId="77777777" w:rsidR="00FF2091" w:rsidRPr="00FF2091" w:rsidRDefault="00FF2091" w:rsidP="00FF2091">
      <w:pPr>
        <w:pStyle w:val="BodyNoIndent"/>
        <w:rPr>
          <w:rFonts w:eastAsia="SimSun"/>
        </w:rPr>
      </w:pPr>
    </w:p>
    <w:p w14:paraId="05349666" w14:textId="77777777" w:rsidR="00FF2091" w:rsidRPr="00FF2091" w:rsidRDefault="00FF2091" w:rsidP="00FF2091">
      <w:pPr>
        <w:pStyle w:val="BodyNoIndent"/>
        <w:rPr>
          <w:rFonts w:eastAsia="SimSun"/>
        </w:rPr>
      </w:pPr>
    </w:p>
    <w:p w14:paraId="4D7A68FF" w14:textId="77777777" w:rsidR="00FF2091" w:rsidRPr="00FF2091" w:rsidRDefault="00FF2091" w:rsidP="00FF2091">
      <w:pPr>
        <w:pStyle w:val="BodyNoIndent"/>
        <w:rPr>
          <w:rFonts w:eastAsia="SimSun"/>
        </w:rPr>
      </w:pPr>
    </w:p>
    <w:p w14:paraId="6C1AE357" w14:textId="77777777" w:rsidR="00FF2091" w:rsidRPr="00FF2091" w:rsidRDefault="00FF2091" w:rsidP="00FF2091">
      <w:pPr>
        <w:pStyle w:val="BodyNoIndent"/>
        <w:rPr>
          <w:rFonts w:eastAsia="SimSun"/>
        </w:rPr>
      </w:pPr>
    </w:p>
    <w:p w14:paraId="5E905F3D" w14:textId="77777777" w:rsidR="00FF2091" w:rsidRPr="00FF2091" w:rsidRDefault="00FF2091" w:rsidP="00FF2091">
      <w:pPr>
        <w:pStyle w:val="BodyNoIndent"/>
        <w:rPr>
          <w:rFonts w:eastAsia="SimSun"/>
        </w:rPr>
      </w:pPr>
    </w:p>
    <w:p w14:paraId="3308095B" w14:textId="77777777" w:rsidR="00B94E21" w:rsidRDefault="00B94E21" w:rsidP="00672897">
      <w:pPr>
        <w:pStyle w:val="DBID"/>
        <w:spacing w:line="360" w:lineRule="auto"/>
      </w:pPr>
    </w:p>
    <w:p w14:paraId="565BB469" w14:textId="77777777" w:rsidR="00B94E21" w:rsidRDefault="00B94E21" w:rsidP="00672897">
      <w:pPr>
        <w:pStyle w:val="DBID"/>
        <w:spacing w:line="360" w:lineRule="auto"/>
      </w:pPr>
    </w:p>
    <w:p w14:paraId="4429C7D8" w14:textId="77777777" w:rsidR="00FF2091" w:rsidRDefault="00FF2091" w:rsidP="00672897">
      <w:pPr>
        <w:pStyle w:val="DBID"/>
        <w:spacing w:line="360" w:lineRule="auto"/>
      </w:pPr>
    </w:p>
    <w:p w14:paraId="3C5B23D8" w14:textId="77777777" w:rsidR="00FF2091" w:rsidRDefault="00FF2091" w:rsidP="00672897">
      <w:pPr>
        <w:pStyle w:val="DBID"/>
        <w:spacing w:line="360" w:lineRule="auto"/>
      </w:pPr>
    </w:p>
    <w:p w14:paraId="0F7AEBF0" w14:textId="77777777" w:rsidR="00FF2091" w:rsidRDefault="00FF2091" w:rsidP="00672897">
      <w:pPr>
        <w:pStyle w:val="DBID"/>
        <w:spacing w:line="360" w:lineRule="auto"/>
      </w:pPr>
    </w:p>
    <w:p w14:paraId="79BA2130" w14:textId="77777777" w:rsidR="00FF2091" w:rsidRDefault="00FF2091" w:rsidP="00672897">
      <w:pPr>
        <w:pStyle w:val="DBID"/>
        <w:spacing w:line="360" w:lineRule="auto"/>
      </w:pPr>
    </w:p>
    <w:p w14:paraId="1724FD82" w14:textId="79213ED2" w:rsidR="00B94E21" w:rsidRDefault="008A18A2" w:rsidP="00FF2091">
      <w:pPr>
        <w:pStyle w:val="Series"/>
      </w:pPr>
      <w:r>
        <w:t>Open File Report</w:t>
      </w:r>
      <w:r w:rsidR="00FF2091">
        <w:t xml:space="preserve"> XXX</w:t>
      </w:r>
    </w:p>
    <w:p w14:paraId="7C5D5097" w14:textId="77777777" w:rsidR="005C6629" w:rsidRPr="00DC6924" w:rsidRDefault="005C6629" w:rsidP="00672897">
      <w:pPr>
        <w:pStyle w:val="DBID"/>
        <w:spacing w:line="360" w:lineRule="auto"/>
      </w:pPr>
      <w:r w:rsidRPr="00DC6924">
        <w:t>U.S.</w:t>
      </w:r>
      <w:r w:rsidR="001C4542">
        <w:t xml:space="preserve"> </w:t>
      </w:r>
      <w:r w:rsidRPr="00DC6924">
        <w:t>Department</w:t>
      </w:r>
      <w:r w:rsidR="001C4542">
        <w:t xml:space="preserve"> </w:t>
      </w:r>
      <w:r w:rsidRPr="00DC6924">
        <w:t>of</w:t>
      </w:r>
      <w:r w:rsidR="001C4542">
        <w:t xml:space="preserve"> </w:t>
      </w:r>
      <w:r w:rsidRPr="00DC6924">
        <w:t>the</w:t>
      </w:r>
      <w:r w:rsidR="001C4542">
        <w:t xml:space="preserve"> </w:t>
      </w:r>
      <w:r w:rsidRPr="00DC6924">
        <w:t>Interior</w:t>
      </w:r>
    </w:p>
    <w:p w14:paraId="22E9B70E" w14:textId="77777777" w:rsidR="005C6629" w:rsidRDefault="005C6629" w:rsidP="00672897">
      <w:pPr>
        <w:pStyle w:val="DBID"/>
        <w:spacing w:line="360" w:lineRule="auto"/>
      </w:pPr>
      <w:r w:rsidRPr="00DC6924">
        <w:t>U.S.</w:t>
      </w:r>
      <w:r w:rsidR="001C4542">
        <w:t xml:space="preserve"> </w:t>
      </w:r>
      <w:r w:rsidRPr="00DC6924">
        <w:t>Geological</w:t>
      </w:r>
      <w:r w:rsidR="001C4542">
        <w:t xml:space="preserve"> </w:t>
      </w:r>
      <w:r w:rsidRPr="00DC6924">
        <w:t>Survey</w:t>
      </w:r>
    </w:p>
    <w:p w14:paraId="347AC22B" w14:textId="77777777" w:rsidR="00FF2091" w:rsidRPr="00FF2091" w:rsidRDefault="005C6629" w:rsidP="00FF2091">
      <w:pPr>
        <w:pStyle w:val="BOTPOffice"/>
      </w:pPr>
      <w:r>
        <w:br w:type="page"/>
      </w:r>
      <w:r w:rsidR="00FF2091" w:rsidRPr="00FF2091">
        <w:lastRenderedPageBreak/>
        <w:t>U.S. Department of the Interior</w:t>
      </w:r>
    </w:p>
    <w:p w14:paraId="6477A8FC" w14:textId="77777777" w:rsidR="00FF2091" w:rsidRPr="00FF2091" w:rsidRDefault="00FF2091" w:rsidP="00FF2091">
      <w:pPr>
        <w:spacing w:after="240" w:line="320" w:lineRule="atLeast"/>
        <w:ind w:left="2520"/>
        <w:rPr>
          <w:rFonts w:ascii="Arial Narrow" w:eastAsia="Times New Roman" w:hAnsi="Arial Narrow"/>
          <w:sz w:val="28"/>
          <w:szCs w:val="28"/>
        </w:rPr>
      </w:pPr>
      <w:r w:rsidRPr="00FF2091">
        <w:rPr>
          <w:rFonts w:ascii="Arial Narrow" w:eastAsia="Times New Roman" w:hAnsi="Arial Narrow"/>
          <w:sz w:val="28"/>
          <w:szCs w:val="28"/>
        </w:rPr>
        <w:t>RYAN K. ZINKE, Secretary</w:t>
      </w:r>
    </w:p>
    <w:p w14:paraId="5D9AC2AE" w14:textId="77777777" w:rsidR="00FF2091" w:rsidRPr="00FF2091" w:rsidRDefault="00FF2091" w:rsidP="00FF2091">
      <w:pPr>
        <w:spacing w:line="320" w:lineRule="exact"/>
        <w:ind w:left="2520"/>
        <w:rPr>
          <w:rFonts w:ascii="Arial Narrow" w:eastAsia="Times New Roman" w:hAnsi="Arial Narrow"/>
          <w:b/>
          <w:sz w:val="28"/>
          <w:szCs w:val="28"/>
        </w:rPr>
      </w:pPr>
      <w:smartTag w:uri="urn:schemas-microsoft-com:office:smarttags" w:element="place">
        <w:smartTag w:uri="urn:schemas-microsoft-com:office:smarttags" w:element="country-region">
          <w:r w:rsidRPr="00FF2091">
            <w:rPr>
              <w:rFonts w:ascii="Arial Narrow" w:eastAsia="Times New Roman" w:hAnsi="Arial Narrow"/>
              <w:b/>
              <w:sz w:val="28"/>
              <w:szCs w:val="28"/>
            </w:rPr>
            <w:t>U.S.</w:t>
          </w:r>
        </w:smartTag>
      </w:smartTag>
      <w:r w:rsidRPr="00FF2091">
        <w:rPr>
          <w:rFonts w:ascii="Arial Narrow" w:eastAsia="Times New Roman" w:hAnsi="Arial Narrow"/>
          <w:b/>
          <w:sz w:val="28"/>
          <w:szCs w:val="28"/>
        </w:rPr>
        <w:t xml:space="preserve"> Geological Survey</w:t>
      </w:r>
    </w:p>
    <w:p w14:paraId="152B8613" w14:textId="7C44961A" w:rsidR="00FF2091" w:rsidRPr="00FF2091" w:rsidRDefault="008A18A2" w:rsidP="00FF2091">
      <w:pPr>
        <w:spacing w:after="240" w:line="320" w:lineRule="atLeast"/>
        <w:ind w:left="2520"/>
        <w:rPr>
          <w:rFonts w:ascii="Arial Narrow" w:eastAsia="Times New Roman" w:hAnsi="Arial Narrow"/>
          <w:sz w:val="28"/>
          <w:szCs w:val="28"/>
        </w:rPr>
      </w:pPr>
      <w:r>
        <w:rPr>
          <w:rFonts w:ascii="Arial Narrow" w:eastAsia="Times New Roman" w:hAnsi="Arial Narrow"/>
          <w:sz w:val="28"/>
          <w:szCs w:val="28"/>
        </w:rPr>
        <w:t>James Reilly</w:t>
      </w:r>
      <w:r w:rsidR="00FF2091" w:rsidRPr="00FF2091">
        <w:rPr>
          <w:rFonts w:ascii="Arial Narrow" w:eastAsia="Times New Roman" w:hAnsi="Arial Narrow"/>
          <w:sz w:val="28"/>
          <w:szCs w:val="28"/>
        </w:rPr>
        <w:t>, Director</w:t>
      </w:r>
    </w:p>
    <w:p w14:paraId="41C339DB" w14:textId="7F57E3BB" w:rsidR="00FF2091" w:rsidRPr="00FF2091" w:rsidRDefault="00FF2091" w:rsidP="00FF2091">
      <w:pPr>
        <w:spacing w:before="480" w:line="260" w:lineRule="exact"/>
        <w:ind w:left="2520"/>
        <w:rPr>
          <w:rFonts w:ascii="Arial Narrow" w:eastAsia="Times New Roman" w:hAnsi="Arial Narrow"/>
        </w:rPr>
      </w:pPr>
      <w:r w:rsidRPr="00FF2091">
        <w:rPr>
          <w:rFonts w:ascii="Arial Narrow" w:eastAsia="Times New Roman" w:hAnsi="Arial Narrow"/>
        </w:rPr>
        <w:t>U.S. Geological</w:t>
      </w:r>
      <w:r>
        <w:rPr>
          <w:rFonts w:ascii="Arial Narrow" w:eastAsia="Times New Roman" w:hAnsi="Arial Narrow"/>
        </w:rPr>
        <w:t xml:space="preserve"> Survey, Reston, Virginia: </w:t>
      </w:r>
      <w:r w:rsidR="00F86CBD">
        <w:rPr>
          <w:rFonts w:ascii="Arial Narrow" w:eastAsia="Times New Roman" w:hAnsi="Arial Narrow"/>
        </w:rPr>
        <w:t>2018</w:t>
      </w:r>
    </w:p>
    <w:p w14:paraId="798F4DD0" w14:textId="77777777" w:rsidR="00FF2091" w:rsidRPr="00FF2091" w:rsidRDefault="00FF2091" w:rsidP="00FF2091">
      <w:pPr>
        <w:spacing w:before="16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more information on the USGS—the Federal source for science about the Earth,</w:t>
      </w:r>
      <w:r w:rsidRPr="00FF2091">
        <w:rPr>
          <w:rFonts w:ascii="Arial Narrow" w:eastAsia="Times New Roman" w:hAnsi="Arial Narrow"/>
          <w:sz w:val="18"/>
          <w:szCs w:val="18"/>
        </w:rPr>
        <w:br/>
        <w:t>its natural and living resources, natural hazards, and the environment—visit</w:t>
      </w:r>
      <w:r w:rsidRPr="00FF2091">
        <w:rPr>
          <w:rFonts w:ascii="Arial Narrow" w:eastAsia="Times New Roman" w:hAnsi="Arial Narrow"/>
          <w:sz w:val="18"/>
          <w:szCs w:val="18"/>
        </w:rPr>
        <w:br/>
      </w:r>
      <w:hyperlink r:id="rId9" w:history="1">
        <w:r w:rsidRPr="00FF2091">
          <w:rPr>
            <w:rFonts w:ascii="Arial Narrow" w:eastAsia="Times New Roman" w:hAnsi="Arial Narrow"/>
            <w:color w:val="0000FF"/>
            <w:sz w:val="18"/>
            <w:szCs w:val="18"/>
          </w:rPr>
          <w:t>https://www.usgs.gov</w:t>
        </w:r>
      </w:hyperlink>
      <w:r w:rsidRPr="00FF2091">
        <w:rPr>
          <w:rFonts w:ascii="Arial Narrow" w:eastAsia="Times New Roman" w:hAnsi="Arial Narrow"/>
          <w:color w:val="0000FF"/>
          <w:sz w:val="18"/>
          <w:szCs w:val="18"/>
        </w:rPr>
        <w:t>/</w:t>
      </w:r>
      <w:r w:rsidRPr="00FF2091">
        <w:rPr>
          <w:rFonts w:ascii="Arial Narrow" w:eastAsia="Times New Roman" w:hAnsi="Arial Narrow"/>
          <w:sz w:val="18"/>
          <w:szCs w:val="18"/>
        </w:rPr>
        <w:t xml:space="preserve"> or call 1–888–ASK–USGS (1–888–275–8747).</w:t>
      </w:r>
    </w:p>
    <w:p w14:paraId="09A91AC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an overview of USGS information products, including maps, imagery, and publications,</w:t>
      </w:r>
      <w:r w:rsidRPr="00FF2091">
        <w:rPr>
          <w:rFonts w:ascii="Arial Narrow" w:eastAsia="Times New Roman" w:hAnsi="Arial Narrow"/>
          <w:sz w:val="18"/>
          <w:szCs w:val="18"/>
        </w:rPr>
        <w:br/>
        <w:t xml:space="preserve">visit </w:t>
      </w:r>
      <w:hyperlink r:id="rId10" w:history="1">
        <w:r w:rsidRPr="00FF2091">
          <w:rPr>
            <w:rFonts w:ascii="Arial Narrow" w:eastAsia="Times New Roman" w:hAnsi="Arial Narrow"/>
            <w:color w:val="0000FF"/>
            <w:sz w:val="18"/>
            <w:szCs w:val="18"/>
          </w:rPr>
          <w:t>https:/store.usgs.gov</w:t>
        </w:r>
      </w:hyperlink>
      <w:r w:rsidRPr="00FF2091">
        <w:rPr>
          <w:rFonts w:ascii="Arial Narrow" w:eastAsia="Times New Roman" w:hAnsi="Arial Narrow"/>
          <w:color w:val="0000FF"/>
          <w:sz w:val="18"/>
          <w:szCs w:val="18"/>
        </w:rPr>
        <w:t>.</w:t>
      </w:r>
    </w:p>
    <w:p w14:paraId="62CF77DE" w14:textId="15E36338" w:rsidR="00E9107D" w:rsidRPr="00E9107D" w:rsidRDefault="00E9107D" w:rsidP="00E9107D">
      <w:pPr>
        <w:pStyle w:val="BOTPNotes2"/>
      </w:pPr>
      <w:r w:rsidRPr="00E9107D">
        <w:t>Disclaimer: The findings and conclusions in this article are those of the author(s) and do not necessarily represent the views of the U.S. Fish and Wildlife Service</w:t>
      </w:r>
      <w:r w:rsidR="008A18A2">
        <w:t xml:space="preserve"> or the U.S. Bureau of Land Management</w:t>
      </w:r>
      <w:r w:rsidRPr="00E9107D">
        <w:t>.</w:t>
      </w:r>
    </w:p>
    <w:p w14:paraId="3775F613"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Any use of trade, firm, or product names is for descriptive purposes only and does not imply</w:t>
      </w:r>
      <w:r w:rsidRPr="00FF2091">
        <w:rPr>
          <w:rFonts w:ascii="Arial Narrow" w:eastAsia="Times New Roman" w:hAnsi="Arial Narrow"/>
          <w:sz w:val="18"/>
          <w:szCs w:val="18"/>
        </w:rPr>
        <w:br/>
        <w:t>endorsement by the U.S. Government.</w:t>
      </w:r>
    </w:p>
    <w:p w14:paraId="436E1B4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Although this information product, for the most part, is in the public domain, it also may</w:t>
      </w:r>
      <w:r w:rsidRPr="00FF2091">
        <w:rPr>
          <w:rFonts w:ascii="Arial Narrow" w:eastAsia="Times New Roman" w:hAnsi="Arial Narrow"/>
          <w:sz w:val="18"/>
          <w:szCs w:val="18"/>
        </w:rPr>
        <w:br/>
        <w:t>contain copyrighted materials as noted in the text. Permission to reproduce copyrighted items</w:t>
      </w:r>
      <w:r w:rsidRPr="00FF2091">
        <w:rPr>
          <w:rFonts w:ascii="Arial Narrow" w:eastAsia="Times New Roman" w:hAnsi="Arial Narrow"/>
          <w:sz w:val="18"/>
          <w:szCs w:val="18"/>
        </w:rPr>
        <w:br/>
        <w:t>must be secured from the copyright owner.</w:t>
      </w:r>
    </w:p>
    <w:p w14:paraId="721A6875" w14:textId="2EADDD6C"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Suggested citation:</w:t>
      </w:r>
      <w:r w:rsidR="00F86CBD">
        <w:rPr>
          <w:rFonts w:ascii="Arial Narrow" w:eastAsia="Times New Roman" w:hAnsi="Arial Narrow"/>
          <w:sz w:val="18"/>
          <w:szCs w:val="18"/>
        </w:rPr>
        <w:t xml:space="preserve"> Simonis, Juniper, </w:t>
      </w:r>
      <w:r w:rsidR="009B5175">
        <w:rPr>
          <w:rFonts w:ascii="Arial Narrow" w:eastAsia="Times New Roman" w:hAnsi="Arial Narrow"/>
          <w:sz w:val="18"/>
          <w:szCs w:val="18"/>
        </w:rPr>
        <w:t xml:space="preserve">Dalthorp, Daniel, Huso, Manuela, </w:t>
      </w:r>
      <w:r w:rsidR="00F86CBD">
        <w:rPr>
          <w:rFonts w:ascii="Arial Narrow" w:eastAsia="Times New Roman" w:hAnsi="Arial Narrow"/>
          <w:sz w:val="18"/>
          <w:szCs w:val="18"/>
        </w:rPr>
        <w:t>Madsen, Lisa, and Rabie, Paul</w:t>
      </w:r>
      <w:r w:rsidR="0077766B">
        <w:rPr>
          <w:rFonts w:ascii="Arial Narrow" w:eastAsia="Times New Roman" w:hAnsi="Arial Narrow"/>
          <w:sz w:val="18"/>
          <w:szCs w:val="18"/>
        </w:rPr>
        <w:t>, 201</w:t>
      </w:r>
      <w:r w:rsidR="00F86CBD">
        <w:rPr>
          <w:rFonts w:ascii="Arial Narrow" w:eastAsia="Times New Roman" w:hAnsi="Arial Narrow"/>
          <w:sz w:val="18"/>
          <w:szCs w:val="18"/>
        </w:rPr>
        <w:t>8</w:t>
      </w:r>
      <w:r w:rsidR="0077766B">
        <w:rPr>
          <w:rFonts w:ascii="Arial Narrow" w:eastAsia="Times New Roman" w:hAnsi="Arial Narrow"/>
          <w:sz w:val="18"/>
          <w:szCs w:val="18"/>
        </w:rPr>
        <w:t>,</w:t>
      </w:r>
      <w:r w:rsidRPr="00FF2091">
        <w:rPr>
          <w:rFonts w:ascii="Arial Narrow" w:eastAsia="Times New Roman" w:hAnsi="Arial Narrow"/>
          <w:sz w:val="18"/>
          <w:szCs w:val="18"/>
        </w:rPr>
        <w:t xml:space="preserve"> </w:t>
      </w:r>
      <w:r w:rsidR="00F86CBD">
        <w:rPr>
          <w:rFonts w:ascii="Arial Narrow" w:eastAsia="Times New Roman" w:hAnsi="Arial Narrow"/>
          <w:sz w:val="18"/>
          <w:szCs w:val="18"/>
        </w:rPr>
        <w:t>GenEst</w:t>
      </w:r>
      <w:r w:rsidR="000D65B5">
        <w:rPr>
          <w:rFonts w:ascii="Arial Narrow" w:eastAsia="Times New Roman" w:hAnsi="Arial Narrow"/>
          <w:sz w:val="18"/>
          <w:szCs w:val="18"/>
        </w:rPr>
        <w:t xml:space="preserve"> (v</w:t>
      </w:r>
      <w:r w:rsidR="00F86CBD">
        <w:rPr>
          <w:rFonts w:ascii="Arial Narrow" w:eastAsia="Times New Roman" w:hAnsi="Arial Narrow"/>
          <w:sz w:val="18"/>
          <w:szCs w:val="18"/>
        </w:rPr>
        <w:t>1.0</w:t>
      </w:r>
      <w:r w:rsidR="000D65B5">
        <w:rPr>
          <w:rFonts w:ascii="Arial Narrow" w:eastAsia="Times New Roman" w:hAnsi="Arial Narrow"/>
          <w:sz w:val="18"/>
          <w:szCs w:val="18"/>
        </w:rPr>
        <w:t xml:space="preserve">.0) software user guide: U.S. Geological </w:t>
      </w:r>
      <w:r w:rsidR="009B5175">
        <w:rPr>
          <w:rFonts w:ascii="Arial Narrow" w:eastAsia="Times New Roman" w:hAnsi="Arial Narrow"/>
          <w:sz w:val="18"/>
          <w:szCs w:val="18"/>
        </w:rPr>
        <w:t>Open File Report</w:t>
      </w:r>
      <w:r w:rsidR="000D65B5">
        <w:rPr>
          <w:rFonts w:ascii="Arial Narrow" w:eastAsia="Times New Roman" w:hAnsi="Arial Narrow"/>
          <w:sz w:val="18"/>
          <w:szCs w:val="18"/>
        </w:rPr>
        <w:t xml:space="preserve"> XXX, xx p., </w:t>
      </w:r>
      <w:hyperlink r:id="rId11" w:history="1">
        <w:r w:rsidRPr="00FF2091">
          <w:rPr>
            <w:rFonts w:ascii="Arial Narrow" w:eastAsia="Times New Roman" w:hAnsi="Arial Narrow"/>
            <w:color w:val="0000FF"/>
            <w:sz w:val="18"/>
            <w:szCs w:val="18"/>
          </w:rPr>
          <w:t>https://doi.org/10.3133/</w:t>
        </w:r>
      </w:hyperlink>
      <w:r w:rsidR="00E9107D">
        <w:rPr>
          <w:rFonts w:ascii="Arial Narrow" w:eastAsia="Times New Roman" w:hAnsi="Arial Narrow"/>
          <w:color w:val="0000FF"/>
          <w:sz w:val="18"/>
          <w:szCs w:val="18"/>
        </w:rPr>
        <w:t>XXX</w:t>
      </w:r>
      <w:r w:rsidRPr="00FF2091">
        <w:rPr>
          <w:rFonts w:ascii="Arial Narrow" w:eastAsia="Times New Roman" w:hAnsi="Arial Narrow"/>
          <w:sz w:val="18"/>
          <w:szCs w:val="18"/>
        </w:rPr>
        <w:t>.</w:t>
      </w:r>
    </w:p>
    <w:p w14:paraId="08166936" w14:textId="5B532BD8" w:rsidR="00E9030F" w:rsidRDefault="00FF2091" w:rsidP="00FF2091">
      <w:pPr>
        <w:spacing w:before="240" w:after="480"/>
        <w:ind w:left="2520"/>
        <w:sectPr w:rsidR="00E9030F" w:rsidSect="001236E9">
          <w:pgSz w:w="12240" w:h="15840"/>
          <w:pgMar w:top="1296" w:right="1152" w:bottom="1152" w:left="1440" w:header="720" w:footer="720" w:gutter="0"/>
          <w:cols w:space="720"/>
          <w:docGrid w:linePitch="360"/>
        </w:sectPr>
      </w:pPr>
      <w:r w:rsidRPr="00FF2091">
        <w:rPr>
          <w:rFonts w:ascii="Arial Narrow" w:eastAsia="Times New Roman" w:hAnsi="Arial Narrow"/>
          <w:sz w:val="12"/>
          <w:szCs w:val="18"/>
        </w:rPr>
        <w:t xml:space="preserve">ISSN </w:t>
      </w:r>
      <w:r w:rsidR="00E9107D">
        <w:rPr>
          <w:rFonts w:ascii="Arial Narrow" w:eastAsia="Times New Roman" w:hAnsi="Arial Narrow"/>
          <w:sz w:val="12"/>
          <w:szCs w:val="18"/>
        </w:rPr>
        <w:t>2327</w:t>
      </w:r>
      <w:r w:rsidRPr="00FF2091">
        <w:rPr>
          <w:rFonts w:ascii="Arial Narrow" w:eastAsia="Times New Roman" w:hAnsi="Arial Narrow"/>
          <w:sz w:val="12"/>
          <w:szCs w:val="18"/>
        </w:rPr>
        <w:t>-</w:t>
      </w:r>
      <w:r w:rsidR="00E9107D">
        <w:rPr>
          <w:rFonts w:ascii="Arial Narrow" w:eastAsia="Times New Roman" w:hAnsi="Arial Narrow"/>
          <w:sz w:val="12"/>
          <w:szCs w:val="18"/>
        </w:rPr>
        <w:t>638</w:t>
      </w:r>
      <w:r w:rsidRPr="00FF2091">
        <w:rPr>
          <w:rFonts w:ascii="Arial Narrow" w:eastAsia="Times New Roman" w:hAnsi="Arial Narrow"/>
          <w:sz w:val="12"/>
          <w:szCs w:val="18"/>
        </w:rPr>
        <w:t>X (online)</w:t>
      </w:r>
    </w:p>
    <w:p w14:paraId="44F6BCD5" w14:textId="77777777" w:rsidR="00BA6696" w:rsidRDefault="00E9030F">
      <w:pPr>
        <w:pStyle w:val="TOC1"/>
      </w:pPr>
      <w:bookmarkStart w:id="2" w:name="_Toc353273970"/>
      <w:bookmarkStart w:id="3" w:name="_Toc371508466"/>
      <w:bookmarkEnd w:id="1"/>
      <w:r w:rsidRPr="00E9030F">
        <w:lastRenderedPageBreak/>
        <w:t>Contents</w:t>
      </w:r>
      <w:bookmarkEnd w:id="2"/>
    </w:p>
    <w:p w14:paraId="29DDD9C2" w14:textId="77777777" w:rsidR="00A8555C" w:rsidRDefault="00E9030F">
      <w:pPr>
        <w:pStyle w:val="TOC1"/>
        <w:rPr>
          <w:rFonts w:asciiTheme="minorHAnsi" w:eastAsiaTheme="minorEastAsia" w:hAnsiTheme="minorHAnsi" w:cstheme="minorBidi"/>
          <w:noProof/>
          <w:sz w:val="22"/>
          <w:szCs w:val="22"/>
        </w:rPr>
      </w:pPr>
      <w:r w:rsidRPr="00E9030F">
        <w:fldChar w:fldCharType="begin"/>
      </w:r>
      <w:r w:rsidRPr="00E9030F">
        <w:instrText xml:space="preserve"> TOC \o "2-5" \t "Heading 1,1,SectionHeading,1" </w:instrText>
      </w:r>
      <w:r w:rsidRPr="00E9030F">
        <w:fldChar w:fldCharType="separate"/>
      </w:r>
      <w:r w:rsidR="00A8555C">
        <w:rPr>
          <w:noProof/>
        </w:rPr>
        <w:t>GenEst (v1.0.0) Software User Guide</w:t>
      </w:r>
      <w:r w:rsidR="00A8555C">
        <w:rPr>
          <w:noProof/>
        </w:rPr>
        <w:tab/>
      </w:r>
      <w:r w:rsidR="00A8555C">
        <w:rPr>
          <w:noProof/>
        </w:rPr>
        <w:fldChar w:fldCharType="begin"/>
      </w:r>
      <w:r w:rsidR="00A8555C">
        <w:rPr>
          <w:noProof/>
        </w:rPr>
        <w:instrText xml:space="preserve"> PAGEREF _Toc515373775 \h </w:instrText>
      </w:r>
      <w:r w:rsidR="00A8555C">
        <w:rPr>
          <w:noProof/>
        </w:rPr>
      </w:r>
      <w:r w:rsidR="00A8555C">
        <w:rPr>
          <w:noProof/>
        </w:rPr>
        <w:fldChar w:fldCharType="separate"/>
      </w:r>
      <w:r w:rsidR="00A8555C">
        <w:rPr>
          <w:noProof/>
        </w:rPr>
        <w:t>1</w:t>
      </w:r>
      <w:r w:rsidR="00A8555C">
        <w:rPr>
          <w:noProof/>
        </w:rPr>
        <w:fldChar w:fldCharType="end"/>
      </w:r>
    </w:p>
    <w:p w14:paraId="3EF7AAEA" w14:textId="77777777" w:rsidR="00A8555C" w:rsidRDefault="00A8555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_Toc515373776 \h </w:instrText>
      </w:r>
      <w:r>
        <w:rPr>
          <w:noProof/>
        </w:rPr>
      </w:r>
      <w:r>
        <w:rPr>
          <w:noProof/>
        </w:rPr>
        <w:fldChar w:fldCharType="separate"/>
      </w:r>
      <w:r>
        <w:rPr>
          <w:noProof/>
        </w:rPr>
        <w:t>6</w:t>
      </w:r>
      <w:r>
        <w:rPr>
          <w:noProof/>
        </w:rPr>
        <w:fldChar w:fldCharType="end"/>
      </w:r>
    </w:p>
    <w:p w14:paraId="3E6498C4" w14:textId="77777777" w:rsidR="00A8555C" w:rsidRDefault="00A8555C">
      <w:pPr>
        <w:pStyle w:val="TOC1"/>
        <w:rPr>
          <w:rFonts w:asciiTheme="minorHAnsi" w:eastAsiaTheme="minorEastAsia" w:hAnsiTheme="minorHAnsi" w:cstheme="minorBidi"/>
          <w:noProof/>
          <w:sz w:val="22"/>
          <w:szCs w:val="22"/>
        </w:rPr>
      </w:pPr>
      <w:r>
        <w:rPr>
          <w:noProof/>
        </w:rPr>
        <w:t>1.0   Introduction</w:t>
      </w:r>
      <w:r>
        <w:rPr>
          <w:noProof/>
        </w:rPr>
        <w:tab/>
      </w:r>
      <w:r>
        <w:rPr>
          <w:noProof/>
        </w:rPr>
        <w:fldChar w:fldCharType="begin"/>
      </w:r>
      <w:r>
        <w:rPr>
          <w:noProof/>
        </w:rPr>
        <w:instrText xml:space="preserve"> PAGEREF _Toc515373777 \h </w:instrText>
      </w:r>
      <w:r>
        <w:rPr>
          <w:noProof/>
        </w:rPr>
      </w:r>
      <w:r>
        <w:rPr>
          <w:noProof/>
        </w:rPr>
        <w:fldChar w:fldCharType="separate"/>
      </w:r>
      <w:r>
        <w:rPr>
          <w:noProof/>
        </w:rPr>
        <w:t>6</w:t>
      </w:r>
      <w:r>
        <w:rPr>
          <w:noProof/>
        </w:rPr>
        <w:fldChar w:fldCharType="end"/>
      </w:r>
    </w:p>
    <w:p w14:paraId="3445752A" w14:textId="77777777" w:rsidR="00A8555C" w:rsidRDefault="00A8555C">
      <w:pPr>
        <w:pStyle w:val="TOC2"/>
        <w:rPr>
          <w:rFonts w:asciiTheme="minorHAnsi" w:eastAsiaTheme="minorEastAsia" w:hAnsiTheme="minorHAnsi" w:cstheme="minorBidi"/>
          <w:noProof/>
          <w:sz w:val="22"/>
          <w:szCs w:val="22"/>
        </w:rPr>
      </w:pPr>
      <w:r>
        <w:rPr>
          <w:noProof/>
        </w:rPr>
        <w:t>1.1   Description of Product</w:t>
      </w:r>
      <w:r>
        <w:rPr>
          <w:noProof/>
        </w:rPr>
        <w:tab/>
      </w:r>
      <w:r>
        <w:rPr>
          <w:noProof/>
        </w:rPr>
        <w:fldChar w:fldCharType="begin"/>
      </w:r>
      <w:r>
        <w:rPr>
          <w:noProof/>
        </w:rPr>
        <w:instrText xml:space="preserve"> PAGEREF _Toc515373778 \h </w:instrText>
      </w:r>
      <w:r>
        <w:rPr>
          <w:noProof/>
        </w:rPr>
      </w:r>
      <w:r>
        <w:rPr>
          <w:noProof/>
        </w:rPr>
        <w:fldChar w:fldCharType="separate"/>
      </w:r>
      <w:r>
        <w:rPr>
          <w:noProof/>
        </w:rPr>
        <w:t>6</w:t>
      </w:r>
      <w:r>
        <w:rPr>
          <w:noProof/>
        </w:rPr>
        <w:fldChar w:fldCharType="end"/>
      </w:r>
    </w:p>
    <w:p w14:paraId="67AC9D8E" w14:textId="77777777" w:rsidR="00A8555C" w:rsidRDefault="00A8555C">
      <w:pPr>
        <w:pStyle w:val="TOC3"/>
        <w:rPr>
          <w:rFonts w:asciiTheme="minorHAnsi" w:eastAsiaTheme="minorEastAsia" w:hAnsiTheme="minorHAnsi" w:cstheme="minorBidi"/>
          <w:noProof/>
          <w:sz w:val="22"/>
          <w:szCs w:val="22"/>
        </w:rPr>
      </w:pPr>
      <w:r>
        <w:rPr>
          <w:noProof/>
        </w:rPr>
        <w:t>1.1.1   Software Modules</w:t>
      </w:r>
      <w:r>
        <w:rPr>
          <w:noProof/>
        </w:rPr>
        <w:tab/>
      </w:r>
      <w:r>
        <w:rPr>
          <w:noProof/>
        </w:rPr>
        <w:fldChar w:fldCharType="begin"/>
      </w:r>
      <w:r>
        <w:rPr>
          <w:noProof/>
        </w:rPr>
        <w:instrText xml:space="preserve"> PAGEREF _Toc515373779 \h </w:instrText>
      </w:r>
      <w:r>
        <w:rPr>
          <w:noProof/>
        </w:rPr>
      </w:r>
      <w:r>
        <w:rPr>
          <w:noProof/>
        </w:rPr>
        <w:fldChar w:fldCharType="separate"/>
      </w:r>
      <w:r>
        <w:rPr>
          <w:noProof/>
        </w:rPr>
        <w:t>7</w:t>
      </w:r>
      <w:r>
        <w:rPr>
          <w:noProof/>
        </w:rPr>
        <w:fldChar w:fldCharType="end"/>
      </w:r>
    </w:p>
    <w:p w14:paraId="64252D7F" w14:textId="77777777" w:rsidR="00A8555C" w:rsidRDefault="00A8555C">
      <w:pPr>
        <w:pStyle w:val="TOC3"/>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Comparison to Other Methods</w:t>
      </w:r>
      <w:r>
        <w:rPr>
          <w:noProof/>
        </w:rPr>
        <w:tab/>
      </w:r>
      <w:r>
        <w:rPr>
          <w:noProof/>
        </w:rPr>
        <w:fldChar w:fldCharType="begin"/>
      </w:r>
      <w:r>
        <w:rPr>
          <w:noProof/>
        </w:rPr>
        <w:instrText xml:space="preserve"> PAGEREF _Toc515373780 \h </w:instrText>
      </w:r>
      <w:r>
        <w:rPr>
          <w:noProof/>
        </w:rPr>
      </w:r>
      <w:r>
        <w:rPr>
          <w:noProof/>
        </w:rPr>
        <w:fldChar w:fldCharType="separate"/>
      </w:r>
      <w:r>
        <w:rPr>
          <w:noProof/>
        </w:rPr>
        <w:t>7</w:t>
      </w:r>
      <w:r>
        <w:rPr>
          <w:noProof/>
        </w:rPr>
        <w:fldChar w:fldCharType="end"/>
      </w:r>
    </w:p>
    <w:p w14:paraId="014F43F9" w14:textId="77777777" w:rsidR="00A8555C" w:rsidRDefault="00A8555C">
      <w:pPr>
        <w:pStyle w:val="TOC2"/>
        <w:rPr>
          <w:rFonts w:asciiTheme="minorHAnsi" w:eastAsiaTheme="minorEastAsia" w:hAnsiTheme="minorHAnsi" w:cstheme="minorBidi"/>
          <w:noProof/>
          <w:sz w:val="22"/>
          <w:szCs w:val="22"/>
        </w:rPr>
      </w:pPr>
      <w:r>
        <w:rPr>
          <w:noProof/>
        </w:rPr>
        <w:t>1.2   Installation Instructions</w:t>
      </w:r>
      <w:r>
        <w:rPr>
          <w:noProof/>
        </w:rPr>
        <w:tab/>
      </w:r>
      <w:r>
        <w:rPr>
          <w:noProof/>
        </w:rPr>
        <w:fldChar w:fldCharType="begin"/>
      </w:r>
      <w:r>
        <w:rPr>
          <w:noProof/>
        </w:rPr>
        <w:instrText xml:space="preserve"> PAGEREF _Toc515373781 \h </w:instrText>
      </w:r>
      <w:r>
        <w:rPr>
          <w:noProof/>
        </w:rPr>
      </w:r>
      <w:r>
        <w:rPr>
          <w:noProof/>
        </w:rPr>
        <w:fldChar w:fldCharType="separate"/>
      </w:r>
      <w:r>
        <w:rPr>
          <w:noProof/>
        </w:rPr>
        <w:t>7</w:t>
      </w:r>
      <w:r>
        <w:rPr>
          <w:noProof/>
        </w:rPr>
        <w:fldChar w:fldCharType="end"/>
      </w:r>
    </w:p>
    <w:p w14:paraId="58EF4AF9" w14:textId="77777777" w:rsidR="00A8555C" w:rsidRDefault="00A8555C">
      <w:pPr>
        <w:pStyle w:val="TOC2"/>
        <w:rPr>
          <w:rFonts w:asciiTheme="minorHAnsi" w:eastAsiaTheme="minorEastAsia" w:hAnsiTheme="minorHAnsi" w:cstheme="minorBidi"/>
          <w:noProof/>
          <w:sz w:val="22"/>
          <w:szCs w:val="22"/>
        </w:rPr>
      </w:pPr>
      <w:r>
        <w:rPr>
          <w:noProof/>
        </w:rPr>
        <w:t>1.3   Getting Started</w:t>
      </w:r>
      <w:r>
        <w:rPr>
          <w:noProof/>
        </w:rPr>
        <w:tab/>
      </w:r>
      <w:r>
        <w:rPr>
          <w:noProof/>
        </w:rPr>
        <w:fldChar w:fldCharType="begin"/>
      </w:r>
      <w:r>
        <w:rPr>
          <w:noProof/>
        </w:rPr>
        <w:instrText xml:space="preserve"> PAGEREF _Toc515373782 \h </w:instrText>
      </w:r>
      <w:r>
        <w:rPr>
          <w:noProof/>
        </w:rPr>
      </w:r>
      <w:r>
        <w:rPr>
          <w:noProof/>
        </w:rPr>
        <w:fldChar w:fldCharType="separate"/>
      </w:r>
      <w:r>
        <w:rPr>
          <w:noProof/>
        </w:rPr>
        <w:t>8</w:t>
      </w:r>
      <w:r>
        <w:rPr>
          <w:noProof/>
        </w:rPr>
        <w:fldChar w:fldCharType="end"/>
      </w:r>
    </w:p>
    <w:p w14:paraId="6F1C100B" w14:textId="77777777" w:rsidR="00A8555C" w:rsidRDefault="00A8555C">
      <w:pPr>
        <w:pStyle w:val="TOC2"/>
        <w:rPr>
          <w:rFonts w:asciiTheme="minorHAnsi" w:eastAsiaTheme="minorEastAsia" w:hAnsiTheme="minorHAnsi" w:cstheme="minorBidi"/>
          <w:noProof/>
          <w:sz w:val="22"/>
          <w:szCs w:val="22"/>
        </w:rPr>
      </w:pPr>
      <w:r>
        <w:rPr>
          <w:noProof/>
        </w:rPr>
        <w:t>1.4   Layout</w:t>
      </w:r>
      <w:r>
        <w:rPr>
          <w:noProof/>
        </w:rPr>
        <w:tab/>
      </w:r>
      <w:r>
        <w:rPr>
          <w:noProof/>
        </w:rPr>
        <w:fldChar w:fldCharType="begin"/>
      </w:r>
      <w:r>
        <w:rPr>
          <w:noProof/>
        </w:rPr>
        <w:instrText xml:space="preserve"> PAGEREF _Toc515373783 \h </w:instrText>
      </w:r>
      <w:r>
        <w:rPr>
          <w:noProof/>
        </w:rPr>
      </w:r>
      <w:r>
        <w:rPr>
          <w:noProof/>
        </w:rPr>
        <w:fldChar w:fldCharType="separate"/>
      </w:r>
      <w:r>
        <w:rPr>
          <w:noProof/>
        </w:rPr>
        <w:t>8</w:t>
      </w:r>
      <w:r>
        <w:rPr>
          <w:noProof/>
        </w:rPr>
        <w:fldChar w:fldCharType="end"/>
      </w:r>
    </w:p>
    <w:p w14:paraId="22A05648" w14:textId="77777777" w:rsidR="00A8555C" w:rsidRDefault="00A8555C">
      <w:pPr>
        <w:pStyle w:val="TOC1"/>
        <w:rPr>
          <w:rFonts w:asciiTheme="minorHAnsi" w:eastAsiaTheme="minorEastAsia" w:hAnsiTheme="minorHAnsi" w:cstheme="minorBidi"/>
          <w:noProof/>
          <w:sz w:val="22"/>
          <w:szCs w:val="22"/>
        </w:rPr>
      </w:pPr>
      <w:r>
        <w:rPr>
          <w:noProof/>
        </w:rPr>
        <w:t>2.0   Data Input</w:t>
      </w:r>
      <w:r>
        <w:rPr>
          <w:noProof/>
        </w:rPr>
        <w:tab/>
      </w:r>
      <w:r>
        <w:rPr>
          <w:noProof/>
        </w:rPr>
        <w:fldChar w:fldCharType="begin"/>
      </w:r>
      <w:r>
        <w:rPr>
          <w:noProof/>
        </w:rPr>
        <w:instrText xml:space="preserve"> PAGEREF _Toc515373784 \h </w:instrText>
      </w:r>
      <w:r>
        <w:rPr>
          <w:noProof/>
        </w:rPr>
      </w:r>
      <w:r>
        <w:rPr>
          <w:noProof/>
        </w:rPr>
        <w:fldChar w:fldCharType="separate"/>
      </w:r>
      <w:r>
        <w:rPr>
          <w:noProof/>
        </w:rPr>
        <w:t>9</w:t>
      </w:r>
      <w:r>
        <w:rPr>
          <w:noProof/>
        </w:rPr>
        <w:fldChar w:fldCharType="end"/>
      </w:r>
    </w:p>
    <w:p w14:paraId="7C1ACB5D" w14:textId="77777777" w:rsidR="00A8555C" w:rsidRDefault="00A8555C">
      <w:pPr>
        <w:pStyle w:val="TOC2"/>
        <w:rPr>
          <w:rFonts w:asciiTheme="minorHAnsi" w:eastAsiaTheme="minorEastAsia" w:hAnsiTheme="minorHAnsi" w:cstheme="minorBidi"/>
          <w:noProof/>
          <w:sz w:val="22"/>
          <w:szCs w:val="22"/>
        </w:rPr>
      </w:pPr>
      <w:r>
        <w:rPr>
          <w:noProof/>
        </w:rPr>
        <w:t>2.1   Data Files</w:t>
      </w:r>
      <w:r>
        <w:rPr>
          <w:noProof/>
        </w:rPr>
        <w:tab/>
      </w:r>
      <w:r>
        <w:rPr>
          <w:noProof/>
        </w:rPr>
        <w:fldChar w:fldCharType="begin"/>
      </w:r>
      <w:r>
        <w:rPr>
          <w:noProof/>
        </w:rPr>
        <w:instrText xml:space="preserve"> PAGEREF _Toc515373785 \h </w:instrText>
      </w:r>
      <w:r>
        <w:rPr>
          <w:noProof/>
        </w:rPr>
      </w:r>
      <w:r>
        <w:rPr>
          <w:noProof/>
        </w:rPr>
        <w:fldChar w:fldCharType="separate"/>
      </w:r>
      <w:r>
        <w:rPr>
          <w:noProof/>
        </w:rPr>
        <w:t>9</w:t>
      </w:r>
      <w:r>
        <w:rPr>
          <w:noProof/>
        </w:rPr>
        <w:fldChar w:fldCharType="end"/>
      </w:r>
    </w:p>
    <w:p w14:paraId="2AF8AC5E" w14:textId="77777777" w:rsidR="00A8555C" w:rsidRDefault="00A8555C">
      <w:pPr>
        <w:pStyle w:val="TOC1"/>
        <w:rPr>
          <w:rFonts w:asciiTheme="minorHAnsi" w:eastAsiaTheme="minorEastAsia" w:hAnsiTheme="minorHAnsi" w:cstheme="minorBidi"/>
          <w:noProof/>
          <w:sz w:val="22"/>
          <w:szCs w:val="22"/>
        </w:rPr>
      </w:pPr>
      <w:r>
        <w:rPr>
          <w:noProof/>
        </w:rPr>
        <w:t>3.0   Analyses</w:t>
      </w:r>
      <w:r>
        <w:rPr>
          <w:noProof/>
        </w:rPr>
        <w:tab/>
      </w:r>
      <w:r>
        <w:rPr>
          <w:noProof/>
        </w:rPr>
        <w:fldChar w:fldCharType="begin"/>
      </w:r>
      <w:r>
        <w:rPr>
          <w:noProof/>
        </w:rPr>
        <w:instrText xml:space="preserve"> PAGEREF _Toc515373786 \h </w:instrText>
      </w:r>
      <w:r>
        <w:rPr>
          <w:noProof/>
        </w:rPr>
      </w:r>
      <w:r>
        <w:rPr>
          <w:noProof/>
        </w:rPr>
        <w:fldChar w:fldCharType="separate"/>
      </w:r>
      <w:r>
        <w:rPr>
          <w:noProof/>
        </w:rPr>
        <w:t>11</w:t>
      </w:r>
      <w:r>
        <w:rPr>
          <w:noProof/>
        </w:rPr>
        <w:fldChar w:fldCharType="end"/>
      </w:r>
    </w:p>
    <w:p w14:paraId="20F9561C" w14:textId="77777777" w:rsidR="00A8555C" w:rsidRDefault="00A8555C">
      <w:pPr>
        <w:pStyle w:val="TOC2"/>
        <w:tabs>
          <w:tab w:val="left" w:pos="806"/>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General Inputs</w:t>
      </w:r>
      <w:r>
        <w:rPr>
          <w:noProof/>
        </w:rPr>
        <w:tab/>
      </w:r>
      <w:r>
        <w:rPr>
          <w:noProof/>
        </w:rPr>
        <w:fldChar w:fldCharType="begin"/>
      </w:r>
      <w:r>
        <w:rPr>
          <w:noProof/>
        </w:rPr>
        <w:instrText xml:space="preserve"> PAGEREF _Toc515373787 \h </w:instrText>
      </w:r>
      <w:r>
        <w:rPr>
          <w:noProof/>
        </w:rPr>
      </w:r>
      <w:r>
        <w:rPr>
          <w:noProof/>
        </w:rPr>
        <w:fldChar w:fldCharType="separate"/>
      </w:r>
      <w:r>
        <w:rPr>
          <w:noProof/>
        </w:rPr>
        <w:t>11</w:t>
      </w:r>
      <w:r>
        <w:rPr>
          <w:noProof/>
        </w:rPr>
        <w:fldChar w:fldCharType="end"/>
      </w:r>
    </w:p>
    <w:p w14:paraId="18694059" w14:textId="77777777" w:rsidR="00A8555C" w:rsidRDefault="00A8555C">
      <w:pPr>
        <w:pStyle w:val="TOC2"/>
        <w:rPr>
          <w:rFonts w:asciiTheme="minorHAnsi" w:eastAsiaTheme="minorEastAsia" w:hAnsiTheme="minorHAnsi" w:cstheme="minorBidi"/>
          <w:noProof/>
          <w:sz w:val="22"/>
          <w:szCs w:val="22"/>
        </w:rPr>
      </w:pPr>
      <w:r>
        <w:rPr>
          <w:noProof/>
        </w:rPr>
        <w:t>3.1   Searcher Efficiency</w:t>
      </w:r>
      <w:r>
        <w:rPr>
          <w:noProof/>
        </w:rPr>
        <w:tab/>
      </w:r>
      <w:r>
        <w:rPr>
          <w:noProof/>
        </w:rPr>
        <w:fldChar w:fldCharType="begin"/>
      </w:r>
      <w:r>
        <w:rPr>
          <w:noProof/>
        </w:rPr>
        <w:instrText xml:space="preserve"> PAGEREF _Toc515373788 \h </w:instrText>
      </w:r>
      <w:r>
        <w:rPr>
          <w:noProof/>
        </w:rPr>
      </w:r>
      <w:r>
        <w:rPr>
          <w:noProof/>
        </w:rPr>
        <w:fldChar w:fldCharType="separate"/>
      </w:r>
      <w:r>
        <w:rPr>
          <w:noProof/>
        </w:rPr>
        <w:t>12</w:t>
      </w:r>
      <w:r>
        <w:rPr>
          <w:noProof/>
        </w:rPr>
        <w:fldChar w:fldCharType="end"/>
      </w:r>
    </w:p>
    <w:p w14:paraId="18D65773" w14:textId="77777777" w:rsidR="00A8555C" w:rsidRDefault="00A8555C">
      <w:pPr>
        <w:pStyle w:val="TOC3"/>
        <w:rPr>
          <w:rFonts w:asciiTheme="minorHAnsi" w:eastAsiaTheme="minorEastAsia" w:hAnsiTheme="minorHAnsi" w:cstheme="minorBidi"/>
          <w:noProof/>
          <w:sz w:val="22"/>
          <w:szCs w:val="22"/>
        </w:rPr>
      </w:pPr>
      <w:r>
        <w:rPr>
          <w:noProof/>
        </w:rPr>
        <w:t>3.1.1   Model Inputs</w:t>
      </w:r>
      <w:r>
        <w:rPr>
          <w:noProof/>
        </w:rPr>
        <w:tab/>
      </w:r>
      <w:r>
        <w:rPr>
          <w:noProof/>
        </w:rPr>
        <w:fldChar w:fldCharType="begin"/>
      </w:r>
      <w:r>
        <w:rPr>
          <w:noProof/>
        </w:rPr>
        <w:instrText xml:space="preserve"> PAGEREF _Toc515373789 \h </w:instrText>
      </w:r>
      <w:r>
        <w:rPr>
          <w:noProof/>
        </w:rPr>
      </w:r>
      <w:r>
        <w:rPr>
          <w:noProof/>
        </w:rPr>
        <w:fldChar w:fldCharType="separate"/>
      </w:r>
      <w:r>
        <w:rPr>
          <w:noProof/>
        </w:rPr>
        <w:t>12</w:t>
      </w:r>
      <w:r>
        <w:rPr>
          <w:noProof/>
        </w:rPr>
        <w:fldChar w:fldCharType="end"/>
      </w:r>
    </w:p>
    <w:p w14:paraId="71E58455" w14:textId="77777777" w:rsidR="00A8555C" w:rsidRDefault="00A8555C">
      <w:pPr>
        <w:pStyle w:val="TOC3"/>
        <w:rPr>
          <w:rFonts w:asciiTheme="minorHAnsi" w:eastAsiaTheme="minorEastAsia" w:hAnsiTheme="minorHAnsi" w:cstheme="minorBidi"/>
          <w:noProof/>
          <w:sz w:val="22"/>
          <w:szCs w:val="22"/>
        </w:rPr>
      </w:pPr>
      <w:r>
        <w:rPr>
          <w:noProof/>
        </w:rPr>
        <w:t>3.1.2   Outputs</w:t>
      </w:r>
      <w:r>
        <w:rPr>
          <w:noProof/>
        </w:rPr>
        <w:tab/>
      </w:r>
      <w:r>
        <w:rPr>
          <w:noProof/>
        </w:rPr>
        <w:fldChar w:fldCharType="begin"/>
      </w:r>
      <w:r>
        <w:rPr>
          <w:noProof/>
        </w:rPr>
        <w:instrText xml:space="preserve"> PAGEREF _Toc515373790 \h </w:instrText>
      </w:r>
      <w:r>
        <w:rPr>
          <w:noProof/>
        </w:rPr>
      </w:r>
      <w:r>
        <w:rPr>
          <w:noProof/>
        </w:rPr>
        <w:fldChar w:fldCharType="separate"/>
      </w:r>
      <w:r>
        <w:rPr>
          <w:noProof/>
        </w:rPr>
        <w:t>13</w:t>
      </w:r>
      <w:r>
        <w:rPr>
          <w:noProof/>
        </w:rPr>
        <w:fldChar w:fldCharType="end"/>
      </w:r>
    </w:p>
    <w:p w14:paraId="0D129B81" w14:textId="77777777" w:rsidR="00A8555C" w:rsidRDefault="00A8555C">
      <w:pPr>
        <w:pStyle w:val="TOC3"/>
        <w:rPr>
          <w:rFonts w:asciiTheme="minorHAnsi" w:eastAsiaTheme="minorEastAsia" w:hAnsiTheme="minorHAnsi" w:cstheme="minorBidi"/>
          <w:noProof/>
          <w:sz w:val="22"/>
          <w:szCs w:val="22"/>
        </w:rPr>
      </w:pPr>
      <w:r>
        <w:rPr>
          <w:noProof/>
        </w:rPr>
        <w:t>3.1.2.1   Data</w:t>
      </w:r>
      <w:r>
        <w:rPr>
          <w:noProof/>
        </w:rPr>
        <w:tab/>
      </w:r>
      <w:r>
        <w:rPr>
          <w:noProof/>
        </w:rPr>
        <w:fldChar w:fldCharType="begin"/>
      </w:r>
      <w:r>
        <w:rPr>
          <w:noProof/>
        </w:rPr>
        <w:instrText xml:space="preserve"> PAGEREF _Toc515373791 \h </w:instrText>
      </w:r>
      <w:r>
        <w:rPr>
          <w:noProof/>
        </w:rPr>
      </w:r>
      <w:r>
        <w:rPr>
          <w:noProof/>
        </w:rPr>
        <w:fldChar w:fldCharType="separate"/>
      </w:r>
      <w:r>
        <w:rPr>
          <w:noProof/>
        </w:rPr>
        <w:t>13</w:t>
      </w:r>
      <w:r>
        <w:rPr>
          <w:noProof/>
        </w:rPr>
        <w:fldChar w:fldCharType="end"/>
      </w:r>
    </w:p>
    <w:p w14:paraId="1DE469A0" w14:textId="77777777" w:rsidR="00A8555C" w:rsidRDefault="00A8555C">
      <w:pPr>
        <w:pStyle w:val="TOC3"/>
        <w:rPr>
          <w:rFonts w:asciiTheme="minorHAnsi" w:eastAsiaTheme="minorEastAsia" w:hAnsiTheme="minorHAnsi" w:cstheme="minorBidi"/>
          <w:noProof/>
          <w:sz w:val="22"/>
          <w:szCs w:val="22"/>
        </w:rPr>
      </w:pPr>
      <w:r>
        <w:rPr>
          <w:noProof/>
        </w:rPr>
        <w:t>3.1.2.1   Model Table</w:t>
      </w:r>
      <w:r>
        <w:rPr>
          <w:noProof/>
        </w:rPr>
        <w:tab/>
      </w:r>
      <w:r>
        <w:rPr>
          <w:noProof/>
        </w:rPr>
        <w:fldChar w:fldCharType="begin"/>
      </w:r>
      <w:r>
        <w:rPr>
          <w:noProof/>
        </w:rPr>
        <w:instrText xml:space="preserve"> PAGEREF _Toc515373792 \h </w:instrText>
      </w:r>
      <w:r>
        <w:rPr>
          <w:noProof/>
        </w:rPr>
      </w:r>
      <w:r>
        <w:rPr>
          <w:noProof/>
        </w:rPr>
        <w:fldChar w:fldCharType="separate"/>
      </w:r>
      <w:r>
        <w:rPr>
          <w:noProof/>
        </w:rPr>
        <w:t>13</w:t>
      </w:r>
      <w:r>
        <w:rPr>
          <w:noProof/>
        </w:rPr>
        <w:fldChar w:fldCharType="end"/>
      </w:r>
    </w:p>
    <w:p w14:paraId="5EB4D6B8" w14:textId="77777777" w:rsidR="00A8555C" w:rsidRDefault="00A8555C">
      <w:pPr>
        <w:pStyle w:val="TOC3"/>
        <w:rPr>
          <w:rFonts w:asciiTheme="minorHAnsi" w:eastAsiaTheme="minorEastAsia" w:hAnsiTheme="minorHAnsi" w:cstheme="minorBidi"/>
          <w:noProof/>
          <w:sz w:val="22"/>
          <w:szCs w:val="22"/>
        </w:rPr>
      </w:pPr>
      <w:r>
        <w:rPr>
          <w:noProof/>
        </w:rPr>
        <w:t>3.1.2.1   Figure</w:t>
      </w:r>
      <w:r>
        <w:rPr>
          <w:noProof/>
        </w:rPr>
        <w:tab/>
      </w:r>
      <w:r>
        <w:rPr>
          <w:noProof/>
        </w:rPr>
        <w:fldChar w:fldCharType="begin"/>
      </w:r>
      <w:r>
        <w:rPr>
          <w:noProof/>
        </w:rPr>
        <w:instrText xml:space="preserve"> PAGEREF _Toc515373793 \h </w:instrText>
      </w:r>
      <w:r>
        <w:rPr>
          <w:noProof/>
        </w:rPr>
      </w:r>
      <w:r>
        <w:rPr>
          <w:noProof/>
        </w:rPr>
        <w:fldChar w:fldCharType="separate"/>
      </w:r>
      <w:r>
        <w:rPr>
          <w:noProof/>
        </w:rPr>
        <w:t>13</w:t>
      </w:r>
      <w:r>
        <w:rPr>
          <w:noProof/>
        </w:rPr>
        <w:fldChar w:fldCharType="end"/>
      </w:r>
    </w:p>
    <w:p w14:paraId="5A9E4881" w14:textId="77777777" w:rsidR="00A8555C" w:rsidRDefault="00A8555C">
      <w:pPr>
        <w:pStyle w:val="TOC3"/>
        <w:rPr>
          <w:rFonts w:asciiTheme="minorHAnsi" w:eastAsiaTheme="minorEastAsia" w:hAnsiTheme="minorHAnsi" w:cstheme="minorBidi"/>
          <w:noProof/>
          <w:sz w:val="22"/>
          <w:szCs w:val="22"/>
        </w:rPr>
      </w:pPr>
      <w:r>
        <w:rPr>
          <w:noProof/>
        </w:rPr>
        <w:t>3.1.2.1   Model Selection</w:t>
      </w:r>
      <w:r>
        <w:rPr>
          <w:noProof/>
        </w:rPr>
        <w:tab/>
      </w:r>
      <w:r>
        <w:rPr>
          <w:noProof/>
        </w:rPr>
        <w:fldChar w:fldCharType="begin"/>
      </w:r>
      <w:r>
        <w:rPr>
          <w:noProof/>
        </w:rPr>
        <w:instrText xml:space="preserve"> PAGEREF _Toc515373794 \h </w:instrText>
      </w:r>
      <w:r>
        <w:rPr>
          <w:noProof/>
        </w:rPr>
      </w:r>
      <w:r>
        <w:rPr>
          <w:noProof/>
        </w:rPr>
        <w:fldChar w:fldCharType="separate"/>
      </w:r>
      <w:r>
        <w:rPr>
          <w:noProof/>
        </w:rPr>
        <w:t>13</w:t>
      </w:r>
      <w:r>
        <w:rPr>
          <w:noProof/>
        </w:rPr>
        <w:fldChar w:fldCharType="end"/>
      </w:r>
    </w:p>
    <w:p w14:paraId="055059C7" w14:textId="77777777" w:rsidR="00A8555C" w:rsidRDefault="00A8555C">
      <w:pPr>
        <w:pStyle w:val="TOC2"/>
        <w:rPr>
          <w:rFonts w:asciiTheme="minorHAnsi" w:eastAsiaTheme="minorEastAsia" w:hAnsiTheme="minorHAnsi" w:cstheme="minorBidi"/>
          <w:noProof/>
          <w:sz w:val="22"/>
          <w:szCs w:val="22"/>
        </w:rPr>
      </w:pPr>
      <w:r>
        <w:rPr>
          <w:noProof/>
        </w:rPr>
        <w:t>3.2   Carcass Persistence</w:t>
      </w:r>
      <w:r>
        <w:rPr>
          <w:noProof/>
        </w:rPr>
        <w:tab/>
      </w:r>
      <w:r>
        <w:rPr>
          <w:noProof/>
        </w:rPr>
        <w:fldChar w:fldCharType="begin"/>
      </w:r>
      <w:r>
        <w:rPr>
          <w:noProof/>
        </w:rPr>
        <w:instrText xml:space="preserve"> PAGEREF _Toc515373795 \h </w:instrText>
      </w:r>
      <w:r>
        <w:rPr>
          <w:noProof/>
        </w:rPr>
      </w:r>
      <w:r>
        <w:rPr>
          <w:noProof/>
        </w:rPr>
        <w:fldChar w:fldCharType="separate"/>
      </w:r>
      <w:r>
        <w:rPr>
          <w:noProof/>
        </w:rPr>
        <w:t>14</w:t>
      </w:r>
      <w:r>
        <w:rPr>
          <w:noProof/>
        </w:rPr>
        <w:fldChar w:fldCharType="end"/>
      </w:r>
    </w:p>
    <w:p w14:paraId="7690E3C2" w14:textId="2F328254" w:rsidR="00A8555C" w:rsidRDefault="00A8555C">
      <w:pPr>
        <w:pStyle w:val="TOC2"/>
        <w:rPr>
          <w:rFonts w:asciiTheme="minorHAnsi" w:eastAsiaTheme="minorEastAsia" w:hAnsiTheme="minorHAnsi" w:cstheme="minorBidi"/>
          <w:noProof/>
          <w:sz w:val="22"/>
          <w:szCs w:val="22"/>
        </w:rPr>
      </w:pPr>
      <w:r>
        <w:rPr>
          <w:noProof/>
        </w:rPr>
        <w:t xml:space="preserve">3.3   </w:t>
      </w:r>
      <w:r w:rsidR="00AD119C">
        <w:rPr>
          <w:noProof/>
        </w:rPr>
        <w:t>Mortality</w:t>
      </w:r>
      <w:r>
        <w:rPr>
          <w:noProof/>
        </w:rPr>
        <w:t xml:space="preserve"> Esitmation</w:t>
      </w:r>
      <w:r>
        <w:rPr>
          <w:noProof/>
        </w:rPr>
        <w:tab/>
      </w:r>
      <w:r>
        <w:rPr>
          <w:noProof/>
        </w:rPr>
        <w:fldChar w:fldCharType="begin"/>
      </w:r>
      <w:r>
        <w:rPr>
          <w:noProof/>
        </w:rPr>
        <w:instrText xml:space="preserve"> PAGEREF _Toc515373796 \h </w:instrText>
      </w:r>
      <w:r>
        <w:rPr>
          <w:noProof/>
        </w:rPr>
      </w:r>
      <w:r>
        <w:rPr>
          <w:noProof/>
        </w:rPr>
        <w:fldChar w:fldCharType="separate"/>
      </w:r>
      <w:r>
        <w:rPr>
          <w:noProof/>
        </w:rPr>
        <w:t>14</w:t>
      </w:r>
      <w:r>
        <w:rPr>
          <w:noProof/>
        </w:rPr>
        <w:fldChar w:fldCharType="end"/>
      </w:r>
    </w:p>
    <w:p w14:paraId="2F7E79B8" w14:textId="77777777" w:rsidR="00A8555C" w:rsidRDefault="00A8555C">
      <w:pPr>
        <w:pStyle w:val="TOC2"/>
        <w:rPr>
          <w:rFonts w:asciiTheme="minorHAnsi" w:eastAsiaTheme="minorEastAsia" w:hAnsiTheme="minorHAnsi" w:cstheme="minorBidi"/>
          <w:noProof/>
          <w:sz w:val="22"/>
          <w:szCs w:val="22"/>
        </w:rPr>
      </w:pPr>
      <w:r>
        <w:rPr>
          <w:noProof/>
        </w:rPr>
        <w:t>3.4   Detection Probability</w:t>
      </w:r>
      <w:r>
        <w:rPr>
          <w:noProof/>
        </w:rPr>
        <w:tab/>
      </w:r>
      <w:r>
        <w:rPr>
          <w:noProof/>
        </w:rPr>
        <w:fldChar w:fldCharType="begin"/>
      </w:r>
      <w:r>
        <w:rPr>
          <w:noProof/>
        </w:rPr>
        <w:instrText xml:space="preserve"> PAGEREF _Toc515373797 \h </w:instrText>
      </w:r>
      <w:r>
        <w:rPr>
          <w:noProof/>
        </w:rPr>
      </w:r>
      <w:r>
        <w:rPr>
          <w:noProof/>
        </w:rPr>
        <w:fldChar w:fldCharType="separate"/>
      </w:r>
      <w:r>
        <w:rPr>
          <w:noProof/>
        </w:rPr>
        <w:t>14</w:t>
      </w:r>
      <w:r>
        <w:rPr>
          <w:noProof/>
        </w:rPr>
        <w:fldChar w:fldCharType="end"/>
      </w:r>
    </w:p>
    <w:p w14:paraId="22106595" w14:textId="77777777" w:rsidR="00A8555C" w:rsidRDefault="00A8555C">
      <w:pPr>
        <w:pStyle w:val="TOC2"/>
        <w:rPr>
          <w:rFonts w:asciiTheme="minorHAnsi" w:eastAsiaTheme="minorEastAsia" w:hAnsiTheme="minorHAnsi" w:cstheme="minorBidi"/>
          <w:noProof/>
          <w:sz w:val="22"/>
          <w:szCs w:val="22"/>
        </w:rPr>
      </w:pPr>
      <w:r>
        <w:rPr>
          <w:noProof/>
        </w:rPr>
        <w:t>5.1   Subsection</w:t>
      </w:r>
      <w:r>
        <w:rPr>
          <w:noProof/>
        </w:rPr>
        <w:tab/>
      </w:r>
      <w:r>
        <w:rPr>
          <w:noProof/>
        </w:rPr>
        <w:fldChar w:fldCharType="begin"/>
      </w:r>
      <w:r>
        <w:rPr>
          <w:noProof/>
        </w:rPr>
        <w:instrText xml:space="preserve"> PAGEREF _Toc515373798 \h </w:instrText>
      </w:r>
      <w:r>
        <w:rPr>
          <w:noProof/>
        </w:rPr>
      </w:r>
      <w:r>
        <w:rPr>
          <w:noProof/>
        </w:rPr>
        <w:fldChar w:fldCharType="separate"/>
      </w:r>
      <w:r>
        <w:rPr>
          <w:noProof/>
        </w:rPr>
        <w:t>14</w:t>
      </w:r>
      <w:r>
        <w:rPr>
          <w:noProof/>
        </w:rPr>
        <w:fldChar w:fldCharType="end"/>
      </w:r>
    </w:p>
    <w:p w14:paraId="6A15C185" w14:textId="77777777" w:rsidR="00A8555C" w:rsidRDefault="00A8555C">
      <w:pPr>
        <w:pStyle w:val="TOC3"/>
        <w:rPr>
          <w:rFonts w:asciiTheme="minorHAnsi" w:eastAsiaTheme="minorEastAsia" w:hAnsiTheme="minorHAnsi" w:cstheme="minorBidi"/>
          <w:noProof/>
          <w:sz w:val="22"/>
          <w:szCs w:val="22"/>
        </w:rPr>
      </w:pPr>
      <w:r>
        <w:rPr>
          <w:noProof/>
        </w:rPr>
        <w:t>5.1.1   Example subsubsection</w:t>
      </w:r>
      <w:r>
        <w:rPr>
          <w:noProof/>
        </w:rPr>
        <w:tab/>
      </w:r>
      <w:r>
        <w:rPr>
          <w:noProof/>
        </w:rPr>
        <w:fldChar w:fldCharType="begin"/>
      </w:r>
      <w:r>
        <w:rPr>
          <w:noProof/>
        </w:rPr>
        <w:instrText xml:space="preserve"> PAGEREF _Toc515373799 \h </w:instrText>
      </w:r>
      <w:r>
        <w:rPr>
          <w:noProof/>
        </w:rPr>
      </w:r>
      <w:r>
        <w:rPr>
          <w:noProof/>
        </w:rPr>
        <w:fldChar w:fldCharType="separate"/>
      </w:r>
      <w:r>
        <w:rPr>
          <w:noProof/>
        </w:rPr>
        <w:t>14</w:t>
      </w:r>
      <w:r>
        <w:rPr>
          <w:noProof/>
        </w:rPr>
        <w:fldChar w:fldCharType="end"/>
      </w:r>
    </w:p>
    <w:p w14:paraId="5FADF497" w14:textId="77777777" w:rsidR="00A8555C" w:rsidRDefault="00A8555C">
      <w:pPr>
        <w:pStyle w:val="TOC1"/>
        <w:rPr>
          <w:rFonts w:asciiTheme="minorHAnsi" w:eastAsiaTheme="minorEastAsia" w:hAnsiTheme="minorHAnsi" w:cstheme="minorBidi"/>
          <w:noProof/>
          <w:sz w:val="22"/>
          <w:szCs w:val="22"/>
        </w:rPr>
      </w:pPr>
      <w:r>
        <w:rPr>
          <w:noProof/>
        </w:rPr>
        <w:t>4.0   Worked Examples</w:t>
      </w:r>
      <w:r>
        <w:rPr>
          <w:noProof/>
        </w:rPr>
        <w:tab/>
      </w:r>
      <w:r>
        <w:rPr>
          <w:noProof/>
        </w:rPr>
        <w:fldChar w:fldCharType="begin"/>
      </w:r>
      <w:r>
        <w:rPr>
          <w:noProof/>
        </w:rPr>
        <w:instrText xml:space="preserve"> PAGEREF _Toc515373800 \h </w:instrText>
      </w:r>
      <w:r>
        <w:rPr>
          <w:noProof/>
        </w:rPr>
      </w:r>
      <w:r>
        <w:rPr>
          <w:noProof/>
        </w:rPr>
        <w:fldChar w:fldCharType="separate"/>
      </w:r>
      <w:r>
        <w:rPr>
          <w:noProof/>
        </w:rPr>
        <w:t>15</w:t>
      </w:r>
      <w:r>
        <w:rPr>
          <w:noProof/>
        </w:rPr>
        <w:fldChar w:fldCharType="end"/>
      </w:r>
    </w:p>
    <w:p w14:paraId="2F8D2690" w14:textId="77777777" w:rsidR="00A8555C" w:rsidRDefault="00A8555C">
      <w:pPr>
        <w:pStyle w:val="TOC2"/>
        <w:rPr>
          <w:rFonts w:asciiTheme="minorHAnsi" w:eastAsiaTheme="minorEastAsia" w:hAnsiTheme="minorHAnsi" w:cstheme="minorBidi"/>
          <w:noProof/>
          <w:sz w:val="22"/>
          <w:szCs w:val="22"/>
        </w:rPr>
      </w:pPr>
      <w:r>
        <w:rPr>
          <w:noProof/>
        </w:rPr>
        <w:t>4.1   Example 1</w:t>
      </w:r>
      <w:r>
        <w:rPr>
          <w:noProof/>
        </w:rPr>
        <w:tab/>
      </w:r>
      <w:r>
        <w:rPr>
          <w:noProof/>
        </w:rPr>
        <w:fldChar w:fldCharType="begin"/>
      </w:r>
      <w:r>
        <w:rPr>
          <w:noProof/>
        </w:rPr>
        <w:instrText xml:space="preserve"> PAGEREF _Toc515373801 \h </w:instrText>
      </w:r>
      <w:r>
        <w:rPr>
          <w:noProof/>
        </w:rPr>
      </w:r>
      <w:r>
        <w:rPr>
          <w:noProof/>
        </w:rPr>
        <w:fldChar w:fldCharType="separate"/>
      </w:r>
      <w:r>
        <w:rPr>
          <w:noProof/>
        </w:rPr>
        <w:t>15</w:t>
      </w:r>
      <w:r>
        <w:rPr>
          <w:noProof/>
        </w:rPr>
        <w:fldChar w:fldCharType="end"/>
      </w:r>
    </w:p>
    <w:p w14:paraId="550D36C1" w14:textId="77777777" w:rsidR="00A8555C" w:rsidRDefault="00A8555C">
      <w:pPr>
        <w:pStyle w:val="TOC3"/>
        <w:rPr>
          <w:rFonts w:asciiTheme="minorHAnsi" w:eastAsiaTheme="minorEastAsia" w:hAnsiTheme="minorHAnsi" w:cstheme="minorBidi"/>
          <w:noProof/>
          <w:sz w:val="22"/>
          <w:szCs w:val="22"/>
        </w:rPr>
      </w:pPr>
      <w:r>
        <w:rPr>
          <w:noProof/>
        </w:rPr>
        <w:t>4.1.1   Example subsubsection</w:t>
      </w:r>
      <w:r>
        <w:rPr>
          <w:noProof/>
        </w:rPr>
        <w:tab/>
      </w:r>
      <w:r>
        <w:rPr>
          <w:noProof/>
        </w:rPr>
        <w:fldChar w:fldCharType="begin"/>
      </w:r>
      <w:r>
        <w:rPr>
          <w:noProof/>
        </w:rPr>
        <w:instrText xml:space="preserve"> PAGEREF _Toc515373802 \h </w:instrText>
      </w:r>
      <w:r>
        <w:rPr>
          <w:noProof/>
        </w:rPr>
      </w:r>
      <w:r>
        <w:rPr>
          <w:noProof/>
        </w:rPr>
        <w:fldChar w:fldCharType="separate"/>
      </w:r>
      <w:r>
        <w:rPr>
          <w:noProof/>
        </w:rPr>
        <w:t>15</w:t>
      </w:r>
      <w:r>
        <w:rPr>
          <w:noProof/>
        </w:rPr>
        <w:fldChar w:fldCharType="end"/>
      </w:r>
    </w:p>
    <w:p w14:paraId="76FA7F26" w14:textId="77777777" w:rsidR="00A8555C" w:rsidRDefault="00A8555C">
      <w:pPr>
        <w:pStyle w:val="TOC2"/>
        <w:rPr>
          <w:rFonts w:asciiTheme="minorHAnsi" w:eastAsiaTheme="minorEastAsia" w:hAnsiTheme="minorHAnsi" w:cstheme="minorBidi"/>
          <w:noProof/>
          <w:sz w:val="22"/>
          <w:szCs w:val="22"/>
        </w:rPr>
      </w:pPr>
      <w:r>
        <w:rPr>
          <w:noProof/>
        </w:rPr>
        <w:t>4.2   Example 2</w:t>
      </w:r>
      <w:r>
        <w:rPr>
          <w:noProof/>
        </w:rPr>
        <w:tab/>
      </w:r>
      <w:r>
        <w:rPr>
          <w:noProof/>
        </w:rPr>
        <w:fldChar w:fldCharType="begin"/>
      </w:r>
      <w:r>
        <w:rPr>
          <w:noProof/>
        </w:rPr>
        <w:instrText xml:space="preserve"> PAGEREF _Toc515373803 \h </w:instrText>
      </w:r>
      <w:r>
        <w:rPr>
          <w:noProof/>
        </w:rPr>
      </w:r>
      <w:r>
        <w:rPr>
          <w:noProof/>
        </w:rPr>
        <w:fldChar w:fldCharType="separate"/>
      </w:r>
      <w:r>
        <w:rPr>
          <w:noProof/>
        </w:rPr>
        <w:t>15</w:t>
      </w:r>
      <w:r>
        <w:rPr>
          <w:noProof/>
        </w:rPr>
        <w:fldChar w:fldCharType="end"/>
      </w:r>
    </w:p>
    <w:p w14:paraId="02ECCA5F" w14:textId="77777777" w:rsidR="00A8555C" w:rsidRDefault="00A8555C">
      <w:pPr>
        <w:pStyle w:val="TOC3"/>
        <w:rPr>
          <w:rFonts w:asciiTheme="minorHAnsi" w:eastAsiaTheme="minorEastAsia" w:hAnsiTheme="minorHAnsi" w:cstheme="minorBidi"/>
          <w:noProof/>
          <w:sz w:val="22"/>
          <w:szCs w:val="22"/>
        </w:rPr>
      </w:pPr>
      <w:r>
        <w:rPr>
          <w:noProof/>
        </w:rPr>
        <w:t>4.2.1   Example subsubsection</w:t>
      </w:r>
      <w:r>
        <w:rPr>
          <w:noProof/>
        </w:rPr>
        <w:tab/>
      </w:r>
      <w:r>
        <w:rPr>
          <w:noProof/>
        </w:rPr>
        <w:fldChar w:fldCharType="begin"/>
      </w:r>
      <w:r>
        <w:rPr>
          <w:noProof/>
        </w:rPr>
        <w:instrText xml:space="preserve"> PAGEREF _Toc515373804 \h </w:instrText>
      </w:r>
      <w:r>
        <w:rPr>
          <w:noProof/>
        </w:rPr>
      </w:r>
      <w:r>
        <w:rPr>
          <w:noProof/>
        </w:rPr>
        <w:fldChar w:fldCharType="separate"/>
      </w:r>
      <w:r>
        <w:rPr>
          <w:noProof/>
        </w:rPr>
        <w:t>15</w:t>
      </w:r>
      <w:r>
        <w:rPr>
          <w:noProof/>
        </w:rPr>
        <w:fldChar w:fldCharType="end"/>
      </w:r>
    </w:p>
    <w:p w14:paraId="511C51D6" w14:textId="77777777" w:rsidR="00A8555C" w:rsidRDefault="00A8555C">
      <w:pPr>
        <w:pStyle w:val="TOC1"/>
        <w:rPr>
          <w:rFonts w:asciiTheme="minorHAnsi" w:eastAsiaTheme="minorEastAsia" w:hAnsiTheme="minorHAnsi" w:cstheme="minorBidi"/>
          <w:noProof/>
          <w:sz w:val="22"/>
          <w:szCs w:val="22"/>
        </w:rPr>
      </w:pPr>
      <w:r>
        <w:rPr>
          <w:noProof/>
        </w:rPr>
        <w:t>5.0   Conclusions</w:t>
      </w:r>
      <w:r>
        <w:rPr>
          <w:noProof/>
        </w:rPr>
        <w:tab/>
      </w:r>
      <w:r>
        <w:rPr>
          <w:noProof/>
        </w:rPr>
        <w:fldChar w:fldCharType="begin"/>
      </w:r>
      <w:r>
        <w:rPr>
          <w:noProof/>
        </w:rPr>
        <w:instrText xml:space="preserve"> PAGEREF _Toc515373805 \h </w:instrText>
      </w:r>
      <w:r>
        <w:rPr>
          <w:noProof/>
        </w:rPr>
      </w:r>
      <w:r>
        <w:rPr>
          <w:noProof/>
        </w:rPr>
        <w:fldChar w:fldCharType="separate"/>
      </w:r>
      <w:r>
        <w:rPr>
          <w:noProof/>
        </w:rPr>
        <w:t>15</w:t>
      </w:r>
      <w:r>
        <w:rPr>
          <w:noProof/>
        </w:rPr>
        <w:fldChar w:fldCharType="end"/>
      </w:r>
    </w:p>
    <w:p w14:paraId="467C68D8" w14:textId="77777777" w:rsidR="00A8555C" w:rsidRDefault="00A8555C">
      <w:pPr>
        <w:pStyle w:val="TOC4"/>
        <w:rPr>
          <w:rFonts w:asciiTheme="minorHAnsi" w:eastAsiaTheme="minorEastAsia" w:hAnsiTheme="minorHAnsi" w:cstheme="minorBidi"/>
          <w:noProof/>
          <w:sz w:val="22"/>
          <w:szCs w:val="22"/>
        </w:rPr>
      </w:pPr>
      <w:r>
        <w:rPr>
          <w:noProof/>
        </w:rPr>
        <w:t>Option: An unnumbered but linked header</w:t>
      </w:r>
      <w:r>
        <w:rPr>
          <w:noProof/>
        </w:rPr>
        <w:tab/>
      </w:r>
      <w:r>
        <w:rPr>
          <w:noProof/>
        </w:rPr>
        <w:fldChar w:fldCharType="begin"/>
      </w:r>
      <w:r>
        <w:rPr>
          <w:noProof/>
        </w:rPr>
        <w:instrText xml:space="preserve"> PAGEREF _Toc515373806 \h </w:instrText>
      </w:r>
      <w:r>
        <w:rPr>
          <w:noProof/>
        </w:rPr>
      </w:r>
      <w:r>
        <w:rPr>
          <w:noProof/>
        </w:rPr>
        <w:fldChar w:fldCharType="separate"/>
      </w:r>
      <w:r>
        <w:rPr>
          <w:noProof/>
        </w:rPr>
        <w:t>16</w:t>
      </w:r>
      <w:r>
        <w:rPr>
          <w:noProof/>
        </w:rPr>
        <w:fldChar w:fldCharType="end"/>
      </w:r>
    </w:p>
    <w:p w14:paraId="2DCEF8B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Acknowledgments</w:t>
      </w:r>
      <w:r>
        <w:rPr>
          <w:noProof/>
        </w:rPr>
        <w:tab/>
      </w:r>
      <w:r>
        <w:rPr>
          <w:noProof/>
        </w:rPr>
        <w:fldChar w:fldCharType="begin"/>
      </w:r>
      <w:r>
        <w:rPr>
          <w:noProof/>
        </w:rPr>
        <w:instrText xml:space="preserve"> PAGEREF _Toc515373807 \h </w:instrText>
      </w:r>
      <w:r>
        <w:rPr>
          <w:noProof/>
        </w:rPr>
      </w:r>
      <w:r>
        <w:rPr>
          <w:noProof/>
        </w:rPr>
        <w:fldChar w:fldCharType="separate"/>
      </w:r>
      <w:r>
        <w:rPr>
          <w:noProof/>
        </w:rPr>
        <w:t>17</w:t>
      </w:r>
      <w:r>
        <w:rPr>
          <w:noProof/>
        </w:rPr>
        <w:fldChar w:fldCharType="end"/>
      </w:r>
    </w:p>
    <w:p w14:paraId="7829556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About the Authors and Collaborators</w:t>
      </w:r>
      <w:r>
        <w:rPr>
          <w:noProof/>
        </w:rPr>
        <w:tab/>
      </w:r>
      <w:r>
        <w:rPr>
          <w:noProof/>
        </w:rPr>
        <w:fldChar w:fldCharType="begin"/>
      </w:r>
      <w:r>
        <w:rPr>
          <w:noProof/>
        </w:rPr>
        <w:instrText xml:space="preserve"> PAGEREF _Toc515373808 \h </w:instrText>
      </w:r>
      <w:r>
        <w:rPr>
          <w:noProof/>
        </w:rPr>
      </w:r>
      <w:r>
        <w:rPr>
          <w:noProof/>
        </w:rPr>
        <w:fldChar w:fldCharType="separate"/>
      </w:r>
      <w:r>
        <w:rPr>
          <w:noProof/>
        </w:rPr>
        <w:t>17</w:t>
      </w:r>
      <w:r>
        <w:rPr>
          <w:noProof/>
        </w:rPr>
        <w:fldChar w:fldCharType="end"/>
      </w:r>
    </w:p>
    <w:p w14:paraId="64BF56F1"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References Cited</w:t>
      </w:r>
      <w:r>
        <w:rPr>
          <w:noProof/>
        </w:rPr>
        <w:tab/>
      </w:r>
      <w:r>
        <w:rPr>
          <w:noProof/>
        </w:rPr>
        <w:fldChar w:fldCharType="begin"/>
      </w:r>
      <w:r>
        <w:rPr>
          <w:noProof/>
        </w:rPr>
        <w:instrText xml:space="preserve"> PAGEREF _Toc515373809 \h </w:instrText>
      </w:r>
      <w:r>
        <w:rPr>
          <w:noProof/>
        </w:rPr>
      </w:r>
      <w:r>
        <w:rPr>
          <w:noProof/>
        </w:rPr>
        <w:fldChar w:fldCharType="separate"/>
      </w:r>
      <w:r>
        <w:rPr>
          <w:noProof/>
        </w:rPr>
        <w:t>17</w:t>
      </w:r>
      <w:r>
        <w:rPr>
          <w:noProof/>
        </w:rPr>
        <w:fldChar w:fldCharType="end"/>
      </w:r>
    </w:p>
    <w:p w14:paraId="1B7750AB" w14:textId="77777777" w:rsidR="00A8555C" w:rsidRDefault="00A8555C">
      <w:pPr>
        <w:pStyle w:val="TOC1"/>
        <w:rPr>
          <w:rFonts w:asciiTheme="minorHAnsi" w:eastAsiaTheme="minorEastAsia" w:hAnsiTheme="minorHAnsi" w:cstheme="minorBidi"/>
          <w:noProof/>
          <w:sz w:val="22"/>
          <w:szCs w:val="22"/>
        </w:rPr>
      </w:pPr>
      <w:r>
        <w:rPr>
          <w:noProof/>
        </w:rPr>
        <w:t>Appendix A. Input File Formats</w:t>
      </w:r>
      <w:r>
        <w:rPr>
          <w:noProof/>
        </w:rPr>
        <w:tab/>
      </w:r>
      <w:r>
        <w:rPr>
          <w:noProof/>
        </w:rPr>
        <w:fldChar w:fldCharType="begin"/>
      </w:r>
      <w:r>
        <w:rPr>
          <w:noProof/>
        </w:rPr>
        <w:instrText xml:space="preserve"> PAGEREF _Toc515373810 \h </w:instrText>
      </w:r>
      <w:r>
        <w:rPr>
          <w:noProof/>
        </w:rPr>
      </w:r>
      <w:r>
        <w:rPr>
          <w:noProof/>
        </w:rPr>
        <w:fldChar w:fldCharType="separate"/>
      </w:r>
      <w:r>
        <w:rPr>
          <w:noProof/>
        </w:rPr>
        <w:t>19</w:t>
      </w:r>
      <w:r>
        <w:rPr>
          <w:noProof/>
        </w:rPr>
        <w:fldChar w:fldCharType="end"/>
      </w:r>
    </w:p>
    <w:p w14:paraId="4B5E5FED" w14:textId="77777777" w:rsidR="00A8555C" w:rsidRDefault="00A8555C">
      <w:pPr>
        <w:pStyle w:val="TOC2"/>
        <w:rPr>
          <w:rFonts w:asciiTheme="minorHAnsi" w:eastAsiaTheme="minorEastAsia" w:hAnsiTheme="minorHAnsi" w:cstheme="minorBidi"/>
          <w:noProof/>
          <w:sz w:val="22"/>
          <w:szCs w:val="22"/>
        </w:rPr>
      </w:pPr>
      <w:r>
        <w:rPr>
          <w:noProof/>
        </w:rPr>
        <w:t>A.1   Search Efficiency</w:t>
      </w:r>
      <w:r>
        <w:rPr>
          <w:noProof/>
        </w:rPr>
        <w:tab/>
      </w:r>
      <w:r>
        <w:rPr>
          <w:noProof/>
        </w:rPr>
        <w:fldChar w:fldCharType="begin"/>
      </w:r>
      <w:r>
        <w:rPr>
          <w:noProof/>
        </w:rPr>
        <w:instrText xml:space="preserve"> PAGEREF _Toc515373811 \h </w:instrText>
      </w:r>
      <w:r>
        <w:rPr>
          <w:noProof/>
        </w:rPr>
      </w:r>
      <w:r>
        <w:rPr>
          <w:noProof/>
        </w:rPr>
        <w:fldChar w:fldCharType="separate"/>
      </w:r>
      <w:r>
        <w:rPr>
          <w:noProof/>
        </w:rPr>
        <w:t>19</w:t>
      </w:r>
      <w:r>
        <w:rPr>
          <w:noProof/>
        </w:rPr>
        <w:fldChar w:fldCharType="end"/>
      </w:r>
    </w:p>
    <w:p w14:paraId="7E92DC96" w14:textId="77777777" w:rsidR="00A8555C" w:rsidRDefault="00A8555C">
      <w:pPr>
        <w:pStyle w:val="TOC2"/>
        <w:rPr>
          <w:rFonts w:asciiTheme="minorHAnsi" w:eastAsiaTheme="minorEastAsia" w:hAnsiTheme="minorHAnsi" w:cstheme="minorBidi"/>
          <w:noProof/>
          <w:sz w:val="22"/>
          <w:szCs w:val="22"/>
        </w:rPr>
      </w:pPr>
      <w:r>
        <w:rPr>
          <w:noProof/>
        </w:rPr>
        <w:t>A.2   Carcass Persistence</w:t>
      </w:r>
      <w:r>
        <w:rPr>
          <w:noProof/>
        </w:rPr>
        <w:tab/>
      </w:r>
      <w:r>
        <w:rPr>
          <w:noProof/>
        </w:rPr>
        <w:fldChar w:fldCharType="begin"/>
      </w:r>
      <w:r>
        <w:rPr>
          <w:noProof/>
        </w:rPr>
        <w:instrText xml:space="preserve"> PAGEREF _Toc515373812 \h </w:instrText>
      </w:r>
      <w:r>
        <w:rPr>
          <w:noProof/>
        </w:rPr>
      </w:r>
      <w:r>
        <w:rPr>
          <w:noProof/>
        </w:rPr>
        <w:fldChar w:fldCharType="separate"/>
      </w:r>
      <w:r>
        <w:rPr>
          <w:noProof/>
        </w:rPr>
        <w:t>19</w:t>
      </w:r>
      <w:r>
        <w:rPr>
          <w:noProof/>
        </w:rPr>
        <w:fldChar w:fldCharType="end"/>
      </w:r>
    </w:p>
    <w:p w14:paraId="6325705C" w14:textId="77777777" w:rsidR="00A8555C" w:rsidRDefault="00A8555C">
      <w:pPr>
        <w:pStyle w:val="TOC2"/>
        <w:rPr>
          <w:rFonts w:asciiTheme="minorHAnsi" w:eastAsiaTheme="minorEastAsia" w:hAnsiTheme="minorHAnsi" w:cstheme="minorBidi"/>
          <w:noProof/>
          <w:sz w:val="22"/>
          <w:szCs w:val="22"/>
        </w:rPr>
      </w:pPr>
      <w:r>
        <w:rPr>
          <w:noProof/>
        </w:rPr>
        <w:t>A.3   Search Schedule</w:t>
      </w:r>
      <w:r>
        <w:rPr>
          <w:noProof/>
        </w:rPr>
        <w:tab/>
      </w:r>
      <w:r>
        <w:rPr>
          <w:noProof/>
        </w:rPr>
        <w:fldChar w:fldCharType="begin"/>
      </w:r>
      <w:r>
        <w:rPr>
          <w:noProof/>
        </w:rPr>
        <w:instrText xml:space="preserve"> PAGEREF _Toc515373813 \h </w:instrText>
      </w:r>
      <w:r>
        <w:rPr>
          <w:noProof/>
        </w:rPr>
      </w:r>
      <w:r>
        <w:rPr>
          <w:noProof/>
        </w:rPr>
        <w:fldChar w:fldCharType="separate"/>
      </w:r>
      <w:r>
        <w:rPr>
          <w:noProof/>
        </w:rPr>
        <w:t>19</w:t>
      </w:r>
      <w:r>
        <w:rPr>
          <w:noProof/>
        </w:rPr>
        <w:fldChar w:fldCharType="end"/>
      </w:r>
    </w:p>
    <w:p w14:paraId="2E545BA7" w14:textId="77777777" w:rsidR="00A8555C" w:rsidRDefault="00A8555C">
      <w:pPr>
        <w:pStyle w:val="TOC2"/>
        <w:rPr>
          <w:rFonts w:asciiTheme="minorHAnsi" w:eastAsiaTheme="minorEastAsia" w:hAnsiTheme="minorHAnsi" w:cstheme="minorBidi"/>
          <w:noProof/>
          <w:sz w:val="22"/>
          <w:szCs w:val="22"/>
        </w:rPr>
      </w:pPr>
      <w:r>
        <w:rPr>
          <w:noProof/>
        </w:rPr>
        <w:t>A.4   Carcass Observations</w:t>
      </w:r>
      <w:r>
        <w:rPr>
          <w:noProof/>
        </w:rPr>
        <w:tab/>
      </w:r>
      <w:r>
        <w:rPr>
          <w:noProof/>
        </w:rPr>
        <w:fldChar w:fldCharType="begin"/>
      </w:r>
      <w:r>
        <w:rPr>
          <w:noProof/>
        </w:rPr>
        <w:instrText xml:space="preserve"> PAGEREF _Toc515373814 \h </w:instrText>
      </w:r>
      <w:r>
        <w:rPr>
          <w:noProof/>
        </w:rPr>
      </w:r>
      <w:r>
        <w:rPr>
          <w:noProof/>
        </w:rPr>
        <w:fldChar w:fldCharType="separate"/>
      </w:r>
      <w:r>
        <w:rPr>
          <w:noProof/>
        </w:rPr>
        <w:t>19</w:t>
      </w:r>
      <w:r>
        <w:rPr>
          <w:noProof/>
        </w:rPr>
        <w:fldChar w:fldCharType="end"/>
      </w:r>
    </w:p>
    <w:p w14:paraId="754CF486" w14:textId="77777777" w:rsidR="00A8555C" w:rsidRDefault="00A8555C">
      <w:pPr>
        <w:pStyle w:val="TOC1"/>
        <w:rPr>
          <w:rFonts w:asciiTheme="minorHAnsi" w:eastAsiaTheme="minorEastAsia" w:hAnsiTheme="minorHAnsi" w:cstheme="minorBidi"/>
          <w:noProof/>
          <w:sz w:val="22"/>
          <w:szCs w:val="22"/>
        </w:rPr>
      </w:pPr>
      <w:r>
        <w:rPr>
          <w:noProof/>
        </w:rPr>
        <w:t>Appendix B. Analytical Details</w:t>
      </w:r>
      <w:r>
        <w:rPr>
          <w:noProof/>
        </w:rPr>
        <w:tab/>
      </w:r>
      <w:r>
        <w:rPr>
          <w:noProof/>
        </w:rPr>
        <w:fldChar w:fldCharType="begin"/>
      </w:r>
      <w:r>
        <w:rPr>
          <w:noProof/>
        </w:rPr>
        <w:instrText xml:space="preserve"> PAGEREF _Toc515373815 \h </w:instrText>
      </w:r>
      <w:r>
        <w:rPr>
          <w:noProof/>
        </w:rPr>
      </w:r>
      <w:r>
        <w:rPr>
          <w:noProof/>
        </w:rPr>
        <w:fldChar w:fldCharType="separate"/>
      </w:r>
      <w:r>
        <w:rPr>
          <w:noProof/>
        </w:rPr>
        <w:t>19</w:t>
      </w:r>
      <w:r>
        <w:rPr>
          <w:noProof/>
        </w:rPr>
        <w:fldChar w:fldCharType="end"/>
      </w:r>
    </w:p>
    <w:p w14:paraId="244DB73C" w14:textId="77777777" w:rsidR="00A8555C" w:rsidRDefault="00A8555C">
      <w:pPr>
        <w:pStyle w:val="TOC2"/>
        <w:rPr>
          <w:rFonts w:asciiTheme="minorHAnsi" w:eastAsiaTheme="minorEastAsia" w:hAnsiTheme="minorHAnsi" w:cstheme="minorBidi"/>
          <w:noProof/>
          <w:sz w:val="22"/>
          <w:szCs w:val="22"/>
        </w:rPr>
      </w:pPr>
      <w:r>
        <w:rPr>
          <w:noProof/>
        </w:rPr>
        <w:t>B.1   Search Efficiency</w:t>
      </w:r>
      <w:r>
        <w:rPr>
          <w:noProof/>
        </w:rPr>
        <w:tab/>
      </w:r>
      <w:r>
        <w:rPr>
          <w:noProof/>
        </w:rPr>
        <w:fldChar w:fldCharType="begin"/>
      </w:r>
      <w:r>
        <w:rPr>
          <w:noProof/>
        </w:rPr>
        <w:instrText xml:space="preserve"> PAGEREF _Toc515373816 \h </w:instrText>
      </w:r>
      <w:r>
        <w:rPr>
          <w:noProof/>
        </w:rPr>
      </w:r>
      <w:r>
        <w:rPr>
          <w:noProof/>
        </w:rPr>
        <w:fldChar w:fldCharType="separate"/>
      </w:r>
      <w:r>
        <w:rPr>
          <w:noProof/>
        </w:rPr>
        <w:t>19</w:t>
      </w:r>
      <w:r>
        <w:rPr>
          <w:noProof/>
        </w:rPr>
        <w:fldChar w:fldCharType="end"/>
      </w:r>
    </w:p>
    <w:p w14:paraId="547B4AB1" w14:textId="77777777" w:rsidR="00A8555C" w:rsidRDefault="00A8555C">
      <w:pPr>
        <w:pStyle w:val="TOC2"/>
        <w:rPr>
          <w:rFonts w:asciiTheme="minorHAnsi" w:eastAsiaTheme="minorEastAsia" w:hAnsiTheme="minorHAnsi" w:cstheme="minorBidi"/>
          <w:noProof/>
          <w:sz w:val="22"/>
          <w:szCs w:val="22"/>
        </w:rPr>
      </w:pPr>
      <w:r>
        <w:rPr>
          <w:noProof/>
        </w:rPr>
        <w:t>B.2   Carcass Persistence</w:t>
      </w:r>
      <w:r>
        <w:rPr>
          <w:noProof/>
        </w:rPr>
        <w:tab/>
      </w:r>
      <w:r>
        <w:rPr>
          <w:noProof/>
        </w:rPr>
        <w:fldChar w:fldCharType="begin"/>
      </w:r>
      <w:r>
        <w:rPr>
          <w:noProof/>
        </w:rPr>
        <w:instrText xml:space="preserve"> PAGEREF _Toc515373817 \h </w:instrText>
      </w:r>
      <w:r>
        <w:rPr>
          <w:noProof/>
        </w:rPr>
      </w:r>
      <w:r>
        <w:rPr>
          <w:noProof/>
        </w:rPr>
        <w:fldChar w:fldCharType="separate"/>
      </w:r>
      <w:r>
        <w:rPr>
          <w:noProof/>
        </w:rPr>
        <w:t>19</w:t>
      </w:r>
      <w:r>
        <w:rPr>
          <w:noProof/>
        </w:rPr>
        <w:fldChar w:fldCharType="end"/>
      </w:r>
    </w:p>
    <w:p w14:paraId="18ED5699" w14:textId="77777777" w:rsidR="00A8555C" w:rsidRDefault="00A8555C">
      <w:pPr>
        <w:pStyle w:val="TOC2"/>
        <w:rPr>
          <w:rFonts w:asciiTheme="minorHAnsi" w:eastAsiaTheme="minorEastAsia" w:hAnsiTheme="minorHAnsi" w:cstheme="minorBidi"/>
          <w:noProof/>
          <w:sz w:val="22"/>
          <w:szCs w:val="22"/>
        </w:rPr>
      </w:pPr>
      <w:r>
        <w:rPr>
          <w:noProof/>
        </w:rPr>
        <w:t>B.3   Search Schedule</w:t>
      </w:r>
      <w:r>
        <w:rPr>
          <w:noProof/>
        </w:rPr>
        <w:tab/>
      </w:r>
      <w:r>
        <w:rPr>
          <w:noProof/>
        </w:rPr>
        <w:fldChar w:fldCharType="begin"/>
      </w:r>
      <w:r>
        <w:rPr>
          <w:noProof/>
        </w:rPr>
        <w:instrText xml:space="preserve"> PAGEREF _Toc515373818 \h </w:instrText>
      </w:r>
      <w:r>
        <w:rPr>
          <w:noProof/>
        </w:rPr>
      </w:r>
      <w:r>
        <w:rPr>
          <w:noProof/>
        </w:rPr>
        <w:fldChar w:fldCharType="separate"/>
      </w:r>
      <w:r>
        <w:rPr>
          <w:noProof/>
        </w:rPr>
        <w:t>19</w:t>
      </w:r>
      <w:r>
        <w:rPr>
          <w:noProof/>
        </w:rPr>
        <w:fldChar w:fldCharType="end"/>
      </w:r>
    </w:p>
    <w:p w14:paraId="641FED71" w14:textId="77777777" w:rsidR="00A8555C" w:rsidRPr="00201D21" w:rsidRDefault="00A8555C">
      <w:pPr>
        <w:pStyle w:val="TOC2"/>
        <w:rPr>
          <w:rFonts w:asciiTheme="minorHAnsi" w:eastAsiaTheme="minorEastAsia" w:hAnsiTheme="minorHAnsi" w:cstheme="minorBidi"/>
          <w:noProof/>
          <w:sz w:val="22"/>
          <w:szCs w:val="22"/>
          <w:lang w:val="fr-FR"/>
        </w:rPr>
      </w:pPr>
      <w:r w:rsidRPr="00201D21">
        <w:rPr>
          <w:noProof/>
          <w:lang w:val="fr-FR"/>
        </w:rPr>
        <w:t>B.4   Carcass Observations</w:t>
      </w:r>
      <w:r w:rsidRPr="00201D21">
        <w:rPr>
          <w:noProof/>
          <w:lang w:val="fr-FR"/>
        </w:rPr>
        <w:tab/>
      </w:r>
      <w:r>
        <w:rPr>
          <w:noProof/>
        </w:rPr>
        <w:fldChar w:fldCharType="begin"/>
      </w:r>
      <w:r w:rsidRPr="0055709E">
        <w:rPr>
          <w:noProof/>
          <w:lang w:val="fr-FR"/>
        </w:rPr>
        <w:instrText xml:space="preserve"> PAGEREF _Toc515373819 \h </w:instrText>
      </w:r>
      <w:r>
        <w:rPr>
          <w:noProof/>
        </w:rPr>
      </w:r>
      <w:r>
        <w:rPr>
          <w:noProof/>
        </w:rPr>
        <w:fldChar w:fldCharType="separate"/>
      </w:r>
      <w:r w:rsidRPr="00201D21">
        <w:rPr>
          <w:noProof/>
          <w:lang w:val="fr-FR"/>
        </w:rPr>
        <w:t>19</w:t>
      </w:r>
      <w:r>
        <w:rPr>
          <w:noProof/>
        </w:rPr>
        <w:fldChar w:fldCharType="end"/>
      </w:r>
    </w:p>
    <w:p w14:paraId="11AFD663" w14:textId="270E2BBB" w:rsidR="001F0B98" w:rsidRPr="009B5175" w:rsidRDefault="00E9030F" w:rsidP="00E9030F">
      <w:pPr>
        <w:pStyle w:val="TOC1"/>
        <w:rPr>
          <w:rFonts w:ascii="Times New Roman" w:hAnsi="Times New Roman"/>
          <w:lang w:val="fr-FR"/>
        </w:rPr>
      </w:pPr>
      <w:r w:rsidRPr="00E9030F">
        <w:rPr>
          <w:rFonts w:ascii="Times New Roman" w:hAnsi="Times New Roman"/>
        </w:rPr>
        <w:fldChar w:fldCharType="end"/>
      </w:r>
    </w:p>
    <w:p w14:paraId="41D4CD27" w14:textId="77777777" w:rsidR="001F0B98" w:rsidRPr="009B5175" w:rsidRDefault="001F0B98">
      <w:pPr>
        <w:rPr>
          <w:lang w:val="fr-FR"/>
        </w:rPr>
      </w:pPr>
      <w:r w:rsidRPr="009B5175">
        <w:rPr>
          <w:lang w:val="fr-FR"/>
        </w:rPr>
        <w:br w:type="page"/>
      </w:r>
    </w:p>
    <w:p w14:paraId="4B9DB176" w14:textId="77777777" w:rsidR="00D5034C" w:rsidRPr="00BA66B9" w:rsidRDefault="00D5034C" w:rsidP="000E76D2">
      <w:pPr>
        <w:pStyle w:val="TOCHeading1"/>
        <w:rPr>
          <w:lang w:val="fr-FR"/>
        </w:rPr>
      </w:pPr>
      <w:bookmarkStart w:id="4" w:name="_Toc483933229"/>
      <w:bookmarkStart w:id="5" w:name="_Toc485467660"/>
      <w:r w:rsidRPr="00BA66B9">
        <w:rPr>
          <w:lang w:val="fr-FR"/>
        </w:rPr>
        <w:lastRenderedPageBreak/>
        <w:t>Figures</w:t>
      </w:r>
    </w:p>
    <w:p w14:paraId="41F23173" w14:textId="7AA69D3D" w:rsidR="0070019C" w:rsidRDefault="00D5034C">
      <w:pPr>
        <w:pStyle w:val="TableofFigures"/>
        <w:tabs>
          <w:tab w:val="right" w:leader="dot" w:pos="9523"/>
        </w:tabs>
        <w:rPr>
          <w:rFonts w:asciiTheme="minorHAnsi" w:eastAsiaTheme="minorEastAsia" w:hAnsiTheme="minorHAnsi" w:cstheme="minorBidi"/>
          <w:noProof/>
          <w:sz w:val="22"/>
          <w:szCs w:val="22"/>
        </w:rPr>
      </w:pPr>
      <w:r w:rsidRPr="00D5034C">
        <w:rPr>
          <w:rFonts w:ascii="Univers 57 Condensed" w:hAnsi="Univers 57 Condensed"/>
          <w:noProof/>
        </w:rPr>
        <w:fldChar w:fldCharType="begin"/>
      </w:r>
      <w:r w:rsidRPr="0055709E">
        <w:rPr>
          <w:noProof/>
          <w:lang w:val="fr-FR"/>
          <w:rPrChange w:id="6" w:author="MHuso" w:date="2018-06-12T17:35:00Z">
            <w:rPr>
              <w:noProof/>
            </w:rPr>
          </w:rPrChange>
        </w:rPr>
        <w:instrText xml:space="preserve"> TOC \t "FigureCaption" \c </w:instrText>
      </w:r>
      <w:r w:rsidRPr="00D5034C">
        <w:rPr>
          <w:rFonts w:ascii="Univers 57 Condensed" w:hAnsi="Univers 57 Condensed"/>
          <w:noProof/>
        </w:rPr>
        <w:fldChar w:fldCharType="separate"/>
      </w:r>
      <w:r w:rsidR="0070019C" w:rsidRPr="00201D21">
        <w:rPr>
          <w:b/>
          <w:noProof/>
          <w:lang w:val="fr-FR"/>
        </w:rPr>
        <w:t>Figure 1.</w:t>
      </w:r>
      <w:r w:rsidR="0070019C" w:rsidRPr="00201D21">
        <w:rPr>
          <w:noProof/>
          <w:lang w:val="fr-FR"/>
        </w:rPr>
        <w:t xml:space="preserve"> </w:t>
      </w:r>
      <w:r w:rsidR="0070019C">
        <w:rPr>
          <w:noProof/>
        </w:rPr>
        <w:t>Welcome screen disclaimer for GenEst, as opened in Mozilla Firefox (v58.0.2).</w:t>
      </w:r>
      <w:r w:rsidR="0070019C">
        <w:rPr>
          <w:noProof/>
        </w:rPr>
        <w:tab/>
      </w:r>
      <w:r w:rsidR="0070019C">
        <w:rPr>
          <w:noProof/>
        </w:rPr>
        <w:fldChar w:fldCharType="begin"/>
      </w:r>
      <w:r w:rsidR="0070019C">
        <w:rPr>
          <w:noProof/>
        </w:rPr>
        <w:instrText xml:space="preserve"> PAGEREF _Toc507357059 \h </w:instrText>
      </w:r>
      <w:r w:rsidR="0070019C">
        <w:rPr>
          <w:noProof/>
        </w:rPr>
      </w:r>
      <w:r w:rsidR="0070019C">
        <w:rPr>
          <w:noProof/>
        </w:rPr>
        <w:fldChar w:fldCharType="separate"/>
      </w:r>
      <w:r w:rsidR="0070019C">
        <w:rPr>
          <w:noProof/>
        </w:rPr>
        <w:t>5</w:t>
      </w:r>
      <w:r w:rsidR="0070019C">
        <w:rPr>
          <w:noProof/>
        </w:rPr>
        <w:fldChar w:fldCharType="end"/>
      </w:r>
    </w:p>
    <w:p w14:paraId="035FCE77" w14:textId="01D50149"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Browsing to the example data sets within the GenEst R package folder on a Windows (10.0.16299) machine.</w:t>
      </w:r>
      <w:r>
        <w:rPr>
          <w:noProof/>
        </w:rPr>
        <w:tab/>
      </w:r>
      <w:r>
        <w:rPr>
          <w:noProof/>
        </w:rPr>
        <w:fldChar w:fldCharType="begin"/>
      </w:r>
      <w:r>
        <w:rPr>
          <w:noProof/>
        </w:rPr>
        <w:instrText xml:space="preserve"> PAGEREF _Toc507357060 \h </w:instrText>
      </w:r>
      <w:r>
        <w:rPr>
          <w:noProof/>
        </w:rPr>
      </w:r>
      <w:r>
        <w:rPr>
          <w:noProof/>
        </w:rPr>
        <w:fldChar w:fldCharType="separate"/>
      </w:r>
      <w:r>
        <w:rPr>
          <w:noProof/>
        </w:rPr>
        <w:t>6</w:t>
      </w:r>
      <w:r>
        <w:rPr>
          <w:noProof/>
        </w:rPr>
        <w:fldChar w:fldCharType="end"/>
      </w:r>
    </w:p>
    <w:p w14:paraId="0D805BDD" w14:textId="2E393D02"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3.</w:t>
      </w:r>
      <w:r>
        <w:rPr>
          <w:noProof/>
        </w:rPr>
        <w:t xml:space="preserve"> Visible uploaded data in the GenEst GUI.</w:t>
      </w:r>
      <w:r>
        <w:rPr>
          <w:noProof/>
        </w:rPr>
        <w:tab/>
      </w:r>
      <w:r>
        <w:rPr>
          <w:noProof/>
        </w:rPr>
        <w:fldChar w:fldCharType="begin"/>
      </w:r>
      <w:r>
        <w:rPr>
          <w:noProof/>
        </w:rPr>
        <w:instrText xml:space="preserve"> PAGEREF _Toc507357061 \h </w:instrText>
      </w:r>
      <w:r>
        <w:rPr>
          <w:noProof/>
        </w:rPr>
      </w:r>
      <w:r>
        <w:rPr>
          <w:noProof/>
        </w:rPr>
        <w:fldChar w:fldCharType="separate"/>
      </w:r>
      <w:r>
        <w:rPr>
          <w:noProof/>
        </w:rPr>
        <w:t>6</w:t>
      </w:r>
      <w:r>
        <w:rPr>
          <w:noProof/>
        </w:rPr>
        <w:fldChar w:fldCharType="end"/>
      </w:r>
    </w:p>
    <w:p w14:paraId="1050DC58" w14:textId="5DD21E6D"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4.</w:t>
      </w:r>
      <w:r>
        <w:rPr>
          <w:noProof/>
        </w:rPr>
        <w:t xml:space="preserve"> Required general inputs.</w:t>
      </w:r>
      <w:r>
        <w:rPr>
          <w:noProof/>
        </w:rPr>
        <w:tab/>
      </w:r>
      <w:r>
        <w:rPr>
          <w:noProof/>
        </w:rPr>
        <w:fldChar w:fldCharType="begin"/>
      </w:r>
      <w:r>
        <w:rPr>
          <w:noProof/>
        </w:rPr>
        <w:instrText xml:space="preserve"> PAGEREF _Toc507357062 \h </w:instrText>
      </w:r>
      <w:r>
        <w:rPr>
          <w:noProof/>
        </w:rPr>
      </w:r>
      <w:r>
        <w:rPr>
          <w:noProof/>
        </w:rPr>
        <w:fldChar w:fldCharType="separate"/>
      </w:r>
      <w:r>
        <w:rPr>
          <w:noProof/>
        </w:rPr>
        <w:t>7</w:t>
      </w:r>
      <w:r>
        <w:rPr>
          <w:noProof/>
        </w:rPr>
        <w:fldChar w:fldCharType="end"/>
      </w:r>
    </w:p>
    <w:p w14:paraId="0921D225" w14:textId="38FEB944"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Screen captures of the EoA control panel and the minimized R console.</w:t>
      </w:r>
      <w:r>
        <w:rPr>
          <w:noProof/>
        </w:rPr>
        <w:tab/>
      </w:r>
      <w:r>
        <w:rPr>
          <w:noProof/>
        </w:rPr>
        <w:fldChar w:fldCharType="begin"/>
      </w:r>
      <w:r>
        <w:rPr>
          <w:noProof/>
        </w:rPr>
        <w:instrText xml:space="preserve"> PAGEREF _Toc507357063 \h </w:instrText>
      </w:r>
      <w:r>
        <w:rPr>
          <w:noProof/>
        </w:rPr>
      </w:r>
      <w:r>
        <w:rPr>
          <w:noProof/>
        </w:rPr>
        <w:fldChar w:fldCharType="separate"/>
      </w:r>
      <w:r>
        <w:rPr>
          <w:noProof/>
        </w:rPr>
        <w:t>11</w:t>
      </w:r>
      <w:r>
        <w:rPr>
          <w:noProof/>
        </w:rPr>
        <w:fldChar w:fldCharType="end"/>
      </w:r>
    </w:p>
    <w:p w14:paraId="53958F3B" w14:textId="5003EEEF" w:rsidR="000E76D2" w:rsidRPr="000E76D2" w:rsidRDefault="00D5034C" w:rsidP="000E76D2">
      <w:pPr>
        <w:pStyle w:val="TOCHeading1"/>
      </w:pPr>
      <w:r w:rsidRPr="00D5034C">
        <w:rPr>
          <w:rFonts w:ascii="Times New Roman" w:hAnsi="Times New Roman" w:cs="Times New Roman"/>
          <w:kern w:val="0"/>
          <w:sz w:val="24"/>
          <w:szCs w:val="24"/>
        </w:rPr>
        <w:fldChar w:fldCharType="end"/>
      </w:r>
      <w:bookmarkEnd w:id="4"/>
      <w:bookmarkEnd w:id="5"/>
      <w:r w:rsidR="000E76D2" w:rsidRPr="000E76D2">
        <w:t>Tables</w:t>
      </w:r>
    </w:p>
    <w:p w14:paraId="5D317555" w14:textId="77777777" w:rsidR="00A8555C" w:rsidRDefault="000E76D2">
      <w:pPr>
        <w:pStyle w:val="TableofFigures"/>
        <w:tabs>
          <w:tab w:val="right" w:leader="dot" w:pos="9523"/>
        </w:tabs>
        <w:rPr>
          <w:rFonts w:asciiTheme="minorHAnsi" w:eastAsiaTheme="minorEastAsia" w:hAnsiTheme="minorHAnsi" w:cstheme="minorBidi"/>
          <w:noProof/>
          <w:sz w:val="22"/>
          <w:szCs w:val="22"/>
        </w:rPr>
      </w:pPr>
      <w:r w:rsidRPr="000E76D2">
        <w:rPr>
          <w:noProof/>
        </w:rPr>
        <w:fldChar w:fldCharType="begin"/>
      </w:r>
      <w:r w:rsidRPr="000E76D2">
        <w:rPr>
          <w:noProof/>
        </w:rPr>
        <w:instrText xml:space="preserve"> TOC \t "TableTitle" \c </w:instrText>
      </w:r>
      <w:r w:rsidRPr="000E76D2">
        <w:rPr>
          <w:noProof/>
        </w:rPr>
        <w:fldChar w:fldCharType="separate"/>
      </w:r>
      <w:r w:rsidR="00A8555C" w:rsidRPr="00F45367">
        <w:rPr>
          <w:b/>
          <w:bCs/>
          <w:noProof/>
        </w:rPr>
        <w:t>Table 1.</w:t>
      </w:r>
      <w:r w:rsidR="00A8555C">
        <w:rPr>
          <w:noProof/>
        </w:rPr>
        <w:t xml:space="preserve"> Files needed for each analysis </w:t>
      </w:r>
      <w:r w:rsidR="00A8555C">
        <w:rPr>
          <w:noProof/>
        </w:rPr>
        <w:tab/>
      </w:r>
      <w:r w:rsidR="00A8555C">
        <w:rPr>
          <w:noProof/>
        </w:rPr>
        <w:fldChar w:fldCharType="begin"/>
      </w:r>
      <w:r w:rsidR="00A8555C">
        <w:rPr>
          <w:noProof/>
        </w:rPr>
        <w:instrText xml:space="preserve"> PAGEREF _Toc515373897 \h </w:instrText>
      </w:r>
      <w:r w:rsidR="00A8555C">
        <w:rPr>
          <w:noProof/>
        </w:rPr>
      </w:r>
      <w:r w:rsidR="00A8555C">
        <w:rPr>
          <w:noProof/>
        </w:rPr>
        <w:fldChar w:fldCharType="separate"/>
      </w:r>
      <w:r w:rsidR="00A8555C">
        <w:rPr>
          <w:noProof/>
        </w:rPr>
        <w:t>10</w:t>
      </w:r>
      <w:r w:rsidR="00A8555C">
        <w:rPr>
          <w:noProof/>
        </w:rPr>
        <w:fldChar w:fldCharType="end"/>
      </w:r>
    </w:p>
    <w:p w14:paraId="4D6F1458" w14:textId="77777777" w:rsidR="00A8555C" w:rsidRDefault="00A8555C">
      <w:pPr>
        <w:pStyle w:val="TableofFigures"/>
        <w:tabs>
          <w:tab w:val="right" w:leader="dot" w:pos="9523"/>
        </w:tabs>
        <w:rPr>
          <w:rFonts w:asciiTheme="minorHAnsi" w:eastAsiaTheme="minorEastAsia" w:hAnsiTheme="minorHAnsi" w:cstheme="minorBidi"/>
          <w:noProof/>
          <w:sz w:val="22"/>
          <w:szCs w:val="22"/>
        </w:rPr>
      </w:pPr>
      <w:r w:rsidRPr="00F45367">
        <w:rPr>
          <w:b/>
          <w:bCs/>
          <w:noProof/>
        </w:rPr>
        <w:t>Table 1.</w:t>
      </w:r>
      <w:r>
        <w:rPr>
          <w:noProof/>
        </w:rPr>
        <w:t xml:space="preserve"> Example format of carcass persistence data.</w:t>
      </w:r>
      <w:r>
        <w:rPr>
          <w:noProof/>
        </w:rPr>
        <w:tab/>
      </w:r>
      <w:r>
        <w:rPr>
          <w:noProof/>
        </w:rPr>
        <w:fldChar w:fldCharType="begin"/>
      </w:r>
      <w:r>
        <w:rPr>
          <w:noProof/>
        </w:rPr>
        <w:instrText xml:space="preserve"> PAGEREF _Toc515373898 \h </w:instrText>
      </w:r>
      <w:r>
        <w:rPr>
          <w:noProof/>
        </w:rPr>
      </w:r>
      <w:r>
        <w:rPr>
          <w:noProof/>
        </w:rPr>
        <w:fldChar w:fldCharType="separate"/>
      </w:r>
      <w:r>
        <w:rPr>
          <w:noProof/>
        </w:rPr>
        <w:t>16</w:t>
      </w:r>
      <w:r>
        <w:rPr>
          <w:noProof/>
        </w:rPr>
        <w:fldChar w:fldCharType="end"/>
      </w:r>
    </w:p>
    <w:p w14:paraId="7B1CAF2B" w14:textId="3EEF46A1" w:rsidR="0025020B" w:rsidRDefault="000E76D2" w:rsidP="0025020B">
      <w:pPr>
        <w:pStyle w:val="TOCHeading1"/>
      </w:pPr>
      <w:r w:rsidRPr="000E76D2">
        <w:rPr>
          <w:rFonts w:ascii="Times New Roman" w:hAnsi="Times New Roman" w:cs="Times New Roman"/>
          <w:b w:val="0"/>
          <w:bCs w:val="0"/>
          <w:kern w:val="0"/>
          <w:sz w:val="24"/>
          <w:szCs w:val="24"/>
        </w:rPr>
        <w:fldChar w:fldCharType="end"/>
      </w:r>
      <w:bookmarkStart w:id="7" w:name="_Toc483933231"/>
      <w:commentRangeStart w:id="8"/>
      <w:r w:rsidR="0025020B">
        <w:t>Abbreviations</w:t>
      </w:r>
      <w:commentRangeEnd w:id="8"/>
      <w:r w:rsidR="009C5ED0">
        <w:rPr>
          <w:rStyle w:val="CommentReference"/>
          <w:rFonts w:ascii="Times New Roman" w:hAnsi="Times New Roman"/>
          <w:b w:val="0"/>
          <w:bCs w:val="0"/>
          <w:kern w:val="0"/>
        </w:rPr>
        <w:commentReference w:id="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25020B" w14:paraId="7781A52D" w14:textId="77777777" w:rsidTr="005348C5">
        <w:trPr>
          <w:trHeight w:val="432"/>
        </w:trPr>
        <w:tc>
          <w:tcPr>
            <w:tcW w:w="1008" w:type="dxa"/>
          </w:tcPr>
          <w:p w14:paraId="49405562" w14:textId="77777777" w:rsidR="0025020B" w:rsidRPr="009A2970" w:rsidRDefault="0025020B" w:rsidP="00273954">
            <w:pPr>
              <w:pStyle w:val="BodyNoIndent"/>
              <w:rPr>
                <w:rFonts w:eastAsiaTheme="majorEastAsia"/>
                <w:lang w:eastAsia="zh-CN"/>
              </w:rPr>
            </w:pPr>
            <w:r w:rsidRPr="009A2970">
              <w:rPr>
                <w:rFonts w:eastAsiaTheme="majorEastAsia"/>
                <w:lang w:eastAsia="zh-CN"/>
              </w:rPr>
              <w:t>AICc</w:t>
            </w:r>
          </w:p>
        </w:tc>
        <w:tc>
          <w:tcPr>
            <w:tcW w:w="8525" w:type="dxa"/>
          </w:tcPr>
          <w:p w14:paraId="44186904" w14:textId="77777777" w:rsidR="0025020B" w:rsidRPr="009A2970" w:rsidRDefault="0025020B" w:rsidP="00273954">
            <w:pPr>
              <w:pStyle w:val="BodyNoIndent"/>
              <w:rPr>
                <w:rFonts w:eastAsiaTheme="majorEastAsia"/>
                <w:lang w:eastAsia="zh-CN"/>
              </w:rPr>
            </w:pPr>
            <w:r w:rsidRPr="009A2970">
              <w:rPr>
                <w:rFonts w:eastAsiaTheme="majorEastAsia"/>
                <w:lang w:eastAsia="zh-CN"/>
              </w:rPr>
              <w:t>Akaike information criterion corrected for finite sample size</w:t>
            </w:r>
          </w:p>
        </w:tc>
      </w:tr>
      <w:tr w:rsidR="0025020B" w14:paraId="2BCC6FAF" w14:textId="77777777" w:rsidTr="005348C5">
        <w:trPr>
          <w:trHeight w:val="684"/>
        </w:trPr>
        <w:tc>
          <w:tcPr>
            <w:tcW w:w="1008" w:type="dxa"/>
          </w:tcPr>
          <w:p w14:paraId="43AAB0AD" w14:textId="77777777" w:rsidR="0025020B" w:rsidRPr="009A2970" w:rsidRDefault="0025020B" w:rsidP="00273954">
            <w:pPr>
              <w:pStyle w:val="BodyNoIndent"/>
            </w:pPr>
            <w:r w:rsidRPr="009A2970">
              <w:rPr>
                <w:rFonts w:eastAsiaTheme="majorEastAsia"/>
                <w:lang w:eastAsia="zh-CN"/>
              </w:rPr>
              <w:t>ΔAIC</w:t>
            </w:r>
          </w:p>
        </w:tc>
        <w:tc>
          <w:tcPr>
            <w:tcW w:w="8525" w:type="dxa"/>
          </w:tcPr>
          <w:p w14:paraId="0648A41C" w14:textId="77777777" w:rsidR="0025020B" w:rsidRPr="009A2970" w:rsidRDefault="0025020B" w:rsidP="00273954">
            <w:pPr>
              <w:pStyle w:val="BodyNoIndent"/>
            </w:pPr>
            <w:r w:rsidRPr="009A2970">
              <w:rPr>
                <w:rFonts w:eastAsiaTheme="majorEastAsia"/>
                <w:lang w:eastAsia="zh-CN"/>
              </w:rPr>
              <w:t>difference between AICc value for a given model and the lowest AICc value among models tested</w:t>
            </w:r>
          </w:p>
        </w:tc>
      </w:tr>
      <w:tr w:rsidR="0025020B" w14:paraId="1F17F4EB" w14:textId="77777777" w:rsidTr="005348C5">
        <w:trPr>
          <w:trHeight w:val="432"/>
        </w:trPr>
        <w:tc>
          <w:tcPr>
            <w:tcW w:w="1008" w:type="dxa"/>
          </w:tcPr>
          <w:p w14:paraId="4D658525" w14:textId="77777777" w:rsidR="0025020B" w:rsidRPr="009A2970" w:rsidRDefault="0025020B" w:rsidP="00273954">
            <w:pPr>
              <w:pStyle w:val="BodyNoIndent"/>
            </w:pPr>
            <w:r w:rsidRPr="009A2970">
              <w:rPr>
                <w:rFonts w:eastAsiaTheme="majorEastAsia"/>
                <w:lang w:eastAsia="zh-CN"/>
              </w:rPr>
              <w:t>.csv</w:t>
            </w:r>
          </w:p>
        </w:tc>
        <w:tc>
          <w:tcPr>
            <w:tcW w:w="8525" w:type="dxa"/>
          </w:tcPr>
          <w:p w14:paraId="4AB1B921" w14:textId="77777777" w:rsidR="0025020B" w:rsidRPr="009A2970" w:rsidRDefault="0025020B" w:rsidP="00273954">
            <w:pPr>
              <w:pStyle w:val="BodyNoIndent"/>
            </w:pPr>
            <w:r w:rsidRPr="009A2970">
              <w:rPr>
                <w:rFonts w:eastAsiaTheme="majorEastAsia"/>
                <w:lang w:eastAsia="zh-CN"/>
              </w:rPr>
              <w:t>comma-separated values (format for some input files)</w:t>
            </w:r>
          </w:p>
        </w:tc>
      </w:tr>
      <w:tr w:rsidR="0025020B" w14:paraId="44A10FA7" w14:textId="77777777" w:rsidTr="005348C5">
        <w:trPr>
          <w:trHeight w:val="432"/>
        </w:trPr>
        <w:tc>
          <w:tcPr>
            <w:tcW w:w="1008" w:type="dxa"/>
          </w:tcPr>
          <w:p w14:paraId="751B8B3F" w14:textId="77777777" w:rsidR="0025020B" w:rsidRPr="009A2970" w:rsidRDefault="0025020B" w:rsidP="00273954">
            <w:pPr>
              <w:pStyle w:val="BodyNoIndent"/>
              <w:rPr>
                <w:rFonts w:eastAsiaTheme="majorEastAsia"/>
              </w:rPr>
            </w:pPr>
            <w:r w:rsidRPr="009A2970">
              <w:rPr>
                <w:rFonts w:eastAsiaTheme="majorEastAsia"/>
                <w:lang w:eastAsia="zh-CN"/>
              </w:rPr>
              <w:t>CDF</w:t>
            </w:r>
          </w:p>
        </w:tc>
        <w:tc>
          <w:tcPr>
            <w:tcW w:w="8525" w:type="dxa"/>
          </w:tcPr>
          <w:p w14:paraId="3CB9F2B6" w14:textId="77777777" w:rsidR="0025020B" w:rsidRPr="009A2970" w:rsidRDefault="0025020B" w:rsidP="00273954">
            <w:pPr>
              <w:pStyle w:val="BodyNoIndent"/>
            </w:pPr>
            <w:r w:rsidRPr="009A2970">
              <w:rPr>
                <w:rFonts w:eastAsiaTheme="majorEastAsia"/>
                <w:lang w:eastAsia="zh-CN"/>
              </w:rPr>
              <w:t>cumulative distribution function</w:t>
            </w:r>
          </w:p>
        </w:tc>
      </w:tr>
      <w:tr w:rsidR="0025020B" w14:paraId="28B0A4DF" w14:textId="77777777" w:rsidTr="005348C5">
        <w:trPr>
          <w:trHeight w:val="432"/>
        </w:trPr>
        <w:tc>
          <w:tcPr>
            <w:tcW w:w="1008" w:type="dxa"/>
          </w:tcPr>
          <w:p w14:paraId="71E243D8" w14:textId="77777777" w:rsidR="0025020B" w:rsidRPr="009A2970" w:rsidRDefault="0025020B" w:rsidP="00273954">
            <w:pPr>
              <w:pStyle w:val="BodyNoIndent"/>
              <w:rPr>
                <w:rFonts w:eastAsiaTheme="majorEastAsia"/>
              </w:rPr>
            </w:pPr>
            <w:r w:rsidRPr="009A2970">
              <w:rPr>
                <w:rFonts w:eastAsiaTheme="majorEastAsia"/>
                <w:lang w:eastAsia="zh-CN"/>
              </w:rPr>
              <w:t>CCDF</w:t>
            </w:r>
          </w:p>
        </w:tc>
        <w:tc>
          <w:tcPr>
            <w:tcW w:w="8525" w:type="dxa"/>
          </w:tcPr>
          <w:p w14:paraId="1051AEEE" w14:textId="77777777" w:rsidR="0025020B" w:rsidRPr="009A2970" w:rsidRDefault="0025020B" w:rsidP="00273954">
            <w:pPr>
              <w:pStyle w:val="BodyNoIndent"/>
              <w:rPr>
                <w:rFonts w:eastAsiaTheme="majorEastAsia"/>
              </w:rPr>
            </w:pPr>
            <w:r w:rsidRPr="009A2970">
              <w:rPr>
                <w:rFonts w:eastAsiaTheme="majorEastAsia"/>
                <w:lang w:eastAsia="zh-CN"/>
              </w:rPr>
              <w:t>complement of the cumulative distribution function or 1 – CDF</w:t>
            </w:r>
          </w:p>
        </w:tc>
      </w:tr>
      <w:tr w:rsidR="0025020B" w14:paraId="2D626D1D" w14:textId="77777777" w:rsidTr="005348C5">
        <w:trPr>
          <w:trHeight w:val="432"/>
        </w:trPr>
        <w:tc>
          <w:tcPr>
            <w:tcW w:w="1008" w:type="dxa"/>
          </w:tcPr>
          <w:p w14:paraId="1BB1D2A2"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CI </w:t>
            </w:r>
          </w:p>
        </w:tc>
        <w:tc>
          <w:tcPr>
            <w:tcW w:w="8525" w:type="dxa"/>
          </w:tcPr>
          <w:p w14:paraId="0FEA5F9B" w14:textId="77777777" w:rsidR="0025020B" w:rsidRPr="009A2970" w:rsidRDefault="0025020B" w:rsidP="00273954">
            <w:pPr>
              <w:pStyle w:val="BodyNoIndent"/>
              <w:rPr>
                <w:rFonts w:eastAsiaTheme="majorEastAsia"/>
                <w:lang w:eastAsia="zh-CN"/>
              </w:rPr>
            </w:pPr>
            <w:r w:rsidRPr="009A2970">
              <w:rPr>
                <w:rFonts w:eastAsiaTheme="majorEastAsia"/>
                <w:lang w:eastAsia="zh-CN"/>
              </w:rPr>
              <w:t>confidence interval or credible interval (depending on context)</w:t>
            </w:r>
          </w:p>
        </w:tc>
      </w:tr>
      <w:tr w:rsidR="0025020B" w14:paraId="61461D97" w14:textId="77777777" w:rsidTr="005348C5">
        <w:trPr>
          <w:trHeight w:val="432"/>
        </w:trPr>
        <w:tc>
          <w:tcPr>
            <w:tcW w:w="1008" w:type="dxa"/>
          </w:tcPr>
          <w:p w14:paraId="3400C708" w14:textId="77777777" w:rsidR="0025020B" w:rsidRPr="009A2970" w:rsidRDefault="0025020B" w:rsidP="00273954">
            <w:pPr>
              <w:pStyle w:val="BodyNoIndent"/>
              <w:rPr>
                <w:rFonts w:eastAsiaTheme="majorEastAsia"/>
                <w:lang w:eastAsia="zh-CN"/>
              </w:rPr>
            </w:pPr>
            <w:r w:rsidRPr="009A2970">
              <w:rPr>
                <w:rFonts w:eastAsiaTheme="majorEastAsia"/>
                <w:lang w:eastAsia="zh-CN"/>
              </w:rPr>
              <w:t>CP</w:t>
            </w:r>
          </w:p>
        </w:tc>
        <w:tc>
          <w:tcPr>
            <w:tcW w:w="8525" w:type="dxa"/>
          </w:tcPr>
          <w:p w14:paraId="1CE03B0D" w14:textId="77777777" w:rsidR="0025020B" w:rsidRPr="009A2970" w:rsidRDefault="0025020B" w:rsidP="00273954">
            <w:pPr>
              <w:pStyle w:val="BodyNoIndent"/>
              <w:rPr>
                <w:rFonts w:eastAsiaTheme="majorEastAsia"/>
                <w:lang w:eastAsia="zh-CN"/>
              </w:rPr>
            </w:pPr>
            <w:r w:rsidRPr="009A2970">
              <w:rPr>
                <w:rFonts w:eastAsiaTheme="majorEastAsia"/>
                <w:lang w:eastAsia="zh-CN"/>
              </w:rPr>
              <w:t>carcass persistence</w:t>
            </w:r>
          </w:p>
        </w:tc>
      </w:tr>
      <w:tr w:rsidR="0025020B" w14:paraId="4B87944E" w14:textId="77777777" w:rsidTr="005348C5">
        <w:trPr>
          <w:trHeight w:val="432"/>
        </w:trPr>
        <w:tc>
          <w:tcPr>
            <w:tcW w:w="1008" w:type="dxa"/>
          </w:tcPr>
          <w:p w14:paraId="59EA08B7" w14:textId="77777777" w:rsidR="0025020B" w:rsidRPr="009A2970" w:rsidRDefault="0025020B" w:rsidP="00273954">
            <w:pPr>
              <w:pStyle w:val="BodyNoIndent"/>
              <w:rPr>
                <w:rFonts w:eastAsiaTheme="majorEastAsia"/>
                <w:lang w:eastAsia="zh-CN"/>
              </w:rPr>
            </w:pPr>
            <w:r w:rsidRPr="009A2970">
              <w:rPr>
                <w:rFonts w:eastAsiaTheme="majorEastAsia"/>
                <w:lang w:eastAsia="zh-CN"/>
              </w:rPr>
              <w:t>CPmax</w:t>
            </w:r>
          </w:p>
        </w:tc>
        <w:tc>
          <w:tcPr>
            <w:tcW w:w="8525" w:type="dxa"/>
          </w:tcPr>
          <w:p w14:paraId="025D2CAD"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 the earliest time a persistence trial carcass is noted to be missing</w:t>
            </w:r>
          </w:p>
        </w:tc>
      </w:tr>
      <w:tr w:rsidR="0025020B" w14:paraId="20EA13D3" w14:textId="77777777" w:rsidTr="005348C5">
        <w:trPr>
          <w:trHeight w:val="432"/>
        </w:trPr>
        <w:tc>
          <w:tcPr>
            <w:tcW w:w="1008" w:type="dxa"/>
          </w:tcPr>
          <w:p w14:paraId="2B515BAA"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CPmin </w:t>
            </w:r>
          </w:p>
        </w:tc>
        <w:tc>
          <w:tcPr>
            <w:tcW w:w="8525" w:type="dxa"/>
          </w:tcPr>
          <w:p w14:paraId="6B3665BE" w14:textId="77777777" w:rsidR="0025020B" w:rsidRPr="009A2970" w:rsidRDefault="0025020B" w:rsidP="00273954">
            <w:pPr>
              <w:pStyle w:val="BodyNoIndent"/>
              <w:rPr>
                <w:rFonts w:eastAsiaTheme="majorEastAsia"/>
                <w:lang w:eastAsia="zh-CN"/>
              </w:rPr>
            </w:pPr>
            <w:r w:rsidRPr="009A2970">
              <w:rPr>
                <w:rFonts w:eastAsiaTheme="majorEastAsia"/>
                <w:lang w:eastAsia="zh-CN"/>
              </w:rPr>
              <w:t>the minimum amount of time that a persistence trial carcass is known to have persisted</w:t>
            </w:r>
          </w:p>
        </w:tc>
      </w:tr>
      <w:tr w:rsidR="0025020B" w14:paraId="1769B21C" w14:textId="77777777" w:rsidTr="005348C5">
        <w:trPr>
          <w:trHeight w:val="729"/>
        </w:trPr>
        <w:tc>
          <w:tcPr>
            <w:tcW w:w="1008" w:type="dxa"/>
          </w:tcPr>
          <w:p w14:paraId="4F074B69" w14:textId="77777777" w:rsidR="0025020B" w:rsidRPr="009A2970" w:rsidRDefault="0025020B" w:rsidP="00273954">
            <w:pPr>
              <w:pStyle w:val="BodyNoIndent"/>
              <w:rPr>
                <w:rFonts w:eastAsiaTheme="majorEastAsia"/>
                <w:lang w:eastAsia="zh-CN"/>
              </w:rPr>
            </w:pPr>
            <w:r w:rsidRPr="009A2970">
              <w:rPr>
                <w:rFonts w:eastAsiaTheme="majorEastAsia"/>
                <w:lang w:eastAsia="zh-CN"/>
              </w:rPr>
              <w:t>CRAN</w:t>
            </w:r>
          </w:p>
        </w:tc>
        <w:tc>
          <w:tcPr>
            <w:tcW w:w="8525" w:type="dxa"/>
          </w:tcPr>
          <w:p w14:paraId="65E4D91A" w14:textId="63E7814D" w:rsidR="0025020B" w:rsidRPr="009A2970" w:rsidRDefault="00072959" w:rsidP="00072959">
            <w:pPr>
              <w:pStyle w:val="BodyNoIndent"/>
              <w:rPr>
                <w:rFonts w:eastAsiaTheme="majorEastAsia"/>
                <w:lang w:eastAsia="zh-CN"/>
              </w:rPr>
            </w:pPr>
            <w:r>
              <w:rPr>
                <w:rFonts w:eastAsiaTheme="majorEastAsia"/>
                <w:lang w:eastAsia="zh-CN"/>
              </w:rPr>
              <w:t>C</w:t>
            </w:r>
            <w:r w:rsidR="0025020B" w:rsidRPr="009A2970">
              <w:rPr>
                <w:rFonts w:eastAsiaTheme="majorEastAsia"/>
                <w:lang w:eastAsia="zh-CN"/>
              </w:rPr>
              <w:t xml:space="preserve">omprehensive R </w:t>
            </w:r>
            <w:r>
              <w:rPr>
                <w:rFonts w:eastAsiaTheme="majorEastAsia"/>
                <w:lang w:eastAsia="zh-CN"/>
              </w:rPr>
              <w:t>A</w:t>
            </w:r>
            <w:r w:rsidR="0025020B" w:rsidRPr="009A2970">
              <w:rPr>
                <w:rFonts w:eastAsiaTheme="majorEastAsia"/>
                <w:lang w:eastAsia="zh-CN"/>
              </w:rPr>
              <w:t xml:space="preserve">rchive </w:t>
            </w:r>
            <w:r>
              <w:rPr>
                <w:rFonts w:eastAsiaTheme="majorEastAsia"/>
                <w:lang w:eastAsia="zh-CN"/>
              </w:rPr>
              <w:t>Ne</w:t>
            </w:r>
            <w:r w:rsidR="0025020B" w:rsidRPr="009A2970">
              <w:rPr>
                <w:rFonts w:eastAsiaTheme="majorEastAsia"/>
                <w:lang w:eastAsia="zh-CN"/>
              </w:rPr>
              <w:t>twork (for downloading R statistical software and supplemental packages)</w:t>
            </w:r>
          </w:p>
        </w:tc>
      </w:tr>
      <w:tr w:rsidR="0025020B" w14:paraId="0BE5D9BB" w14:textId="77777777" w:rsidTr="005348C5">
        <w:trPr>
          <w:trHeight w:val="432"/>
        </w:trPr>
        <w:tc>
          <w:tcPr>
            <w:tcW w:w="1008" w:type="dxa"/>
          </w:tcPr>
          <w:p w14:paraId="4CE292B8" w14:textId="77777777" w:rsidR="0025020B" w:rsidRPr="009A2970" w:rsidRDefault="0025020B" w:rsidP="00273954">
            <w:pPr>
              <w:pStyle w:val="BodyNoIndent"/>
              <w:rPr>
                <w:rFonts w:eastAsiaTheme="majorEastAsia"/>
                <w:lang w:eastAsia="zh-CN"/>
              </w:rPr>
            </w:pPr>
            <w:r w:rsidRPr="009A2970">
              <w:rPr>
                <w:rFonts w:eastAsiaTheme="majorEastAsia"/>
                <w:lang w:eastAsia="zh-CN"/>
              </w:rPr>
              <w:t>EoA</w:t>
            </w:r>
          </w:p>
        </w:tc>
        <w:tc>
          <w:tcPr>
            <w:tcW w:w="8525" w:type="dxa"/>
          </w:tcPr>
          <w:p w14:paraId="2B237FAD" w14:textId="1B7D6D98" w:rsidR="0025020B" w:rsidRPr="009A2970" w:rsidRDefault="00072959" w:rsidP="00072959">
            <w:pPr>
              <w:pStyle w:val="BodyNoIndent"/>
              <w:rPr>
                <w:rFonts w:eastAsiaTheme="majorEastAsia"/>
                <w:lang w:eastAsia="zh-CN"/>
              </w:rPr>
            </w:pPr>
            <w:r>
              <w:rPr>
                <w:rFonts w:eastAsiaTheme="majorEastAsia"/>
                <w:lang w:eastAsia="zh-CN"/>
              </w:rPr>
              <w:t>E</w:t>
            </w:r>
            <w:r w:rsidR="0025020B" w:rsidRPr="009A2970">
              <w:rPr>
                <w:rFonts w:eastAsiaTheme="majorEastAsia"/>
                <w:lang w:eastAsia="zh-CN"/>
              </w:rPr>
              <w:t xml:space="preserve">vidence of </w:t>
            </w:r>
            <w:r>
              <w:rPr>
                <w:rFonts w:eastAsiaTheme="majorEastAsia"/>
                <w:lang w:eastAsia="zh-CN"/>
              </w:rPr>
              <w:t>A</w:t>
            </w:r>
            <w:r w:rsidR="0025020B" w:rsidRPr="009A2970">
              <w:rPr>
                <w:rFonts w:eastAsiaTheme="majorEastAsia"/>
                <w:lang w:eastAsia="zh-CN"/>
              </w:rPr>
              <w:t>bsence software</w:t>
            </w:r>
          </w:p>
        </w:tc>
      </w:tr>
      <w:tr w:rsidR="0025020B" w14:paraId="4DCD90D9" w14:textId="77777777" w:rsidTr="005348C5">
        <w:trPr>
          <w:trHeight w:val="702"/>
        </w:trPr>
        <w:tc>
          <w:tcPr>
            <w:tcW w:w="1008" w:type="dxa"/>
          </w:tcPr>
          <w:p w14:paraId="0BDE9229" w14:textId="77777777" w:rsidR="0025020B" w:rsidRPr="009A2970" w:rsidRDefault="0025020B" w:rsidP="00273954">
            <w:pPr>
              <w:pStyle w:val="BodyNoIndent"/>
              <w:rPr>
                <w:rFonts w:eastAsiaTheme="majorEastAsia"/>
              </w:rPr>
            </w:pPr>
            <w:r w:rsidRPr="009A2970">
              <w:rPr>
                <w:rFonts w:eastAsiaTheme="majorEastAsia"/>
                <w:lang w:eastAsia="zh-CN"/>
              </w:rPr>
              <w:t>IQR</w:t>
            </w:r>
          </w:p>
        </w:tc>
        <w:tc>
          <w:tcPr>
            <w:tcW w:w="8525" w:type="dxa"/>
          </w:tcPr>
          <w:p w14:paraId="7499DD59" w14:textId="77777777" w:rsidR="0025020B" w:rsidRPr="009A2970" w:rsidRDefault="0025020B" w:rsidP="00273954">
            <w:pPr>
              <w:pStyle w:val="BodyNoIndent"/>
            </w:pPr>
            <w:r w:rsidRPr="009A2970">
              <w:rPr>
                <w:rFonts w:eastAsiaTheme="majorEastAsia"/>
                <w:lang w:eastAsia="zh-CN"/>
              </w:rPr>
              <w:t>interquartile range; bounds of the central 50% of a distribution; the 0.25 and 0.75 quantiles of a distribution</w:t>
            </w:r>
          </w:p>
        </w:tc>
      </w:tr>
      <w:tr w:rsidR="0025020B" w14:paraId="5F1C6262" w14:textId="77777777" w:rsidTr="005348C5">
        <w:trPr>
          <w:trHeight w:val="432"/>
        </w:trPr>
        <w:tc>
          <w:tcPr>
            <w:tcW w:w="1008" w:type="dxa"/>
          </w:tcPr>
          <w:p w14:paraId="50B32F24" w14:textId="77777777" w:rsidR="0025020B" w:rsidRPr="009A2970" w:rsidRDefault="0025020B" w:rsidP="00273954">
            <w:pPr>
              <w:pStyle w:val="BodyNoIndent"/>
              <w:rPr>
                <w:rFonts w:eastAsiaTheme="majorEastAsia"/>
              </w:rPr>
            </w:pPr>
            <w:r w:rsidRPr="009A2970">
              <w:rPr>
                <w:rFonts w:eastAsiaTheme="majorEastAsia"/>
                <w:lang w:eastAsia="zh-CN"/>
              </w:rPr>
              <w:t>LRT</w:t>
            </w:r>
          </w:p>
        </w:tc>
        <w:tc>
          <w:tcPr>
            <w:tcW w:w="8525" w:type="dxa"/>
          </w:tcPr>
          <w:p w14:paraId="05245D4F" w14:textId="77777777" w:rsidR="0025020B" w:rsidRPr="009A2970" w:rsidRDefault="0025020B" w:rsidP="00273954">
            <w:pPr>
              <w:pStyle w:val="BodyNoIndent"/>
              <w:rPr>
                <w:rFonts w:eastAsiaTheme="majorEastAsia"/>
              </w:rPr>
            </w:pPr>
            <w:r w:rsidRPr="009A2970">
              <w:rPr>
                <w:rFonts w:eastAsiaTheme="majorEastAsia"/>
                <w:lang w:eastAsia="zh-CN"/>
              </w:rPr>
              <w:t>likelihood ratio test</w:t>
            </w:r>
          </w:p>
        </w:tc>
      </w:tr>
      <w:tr w:rsidR="0025020B" w14:paraId="1A509CA5" w14:textId="77777777" w:rsidTr="005348C5">
        <w:trPr>
          <w:trHeight w:val="432"/>
        </w:trPr>
        <w:tc>
          <w:tcPr>
            <w:tcW w:w="1008" w:type="dxa"/>
          </w:tcPr>
          <w:p w14:paraId="5EF73CC4" w14:textId="77777777" w:rsidR="0025020B" w:rsidRPr="009A2970" w:rsidRDefault="0025020B" w:rsidP="00273954">
            <w:pPr>
              <w:pStyle w:val="BodyNoIndent"/>
              <w:rPr>
                <w:rFonts w:eastAsiaTheme="majorEastAsia"/>
              </w:rPr>
            </w:pPr>
            <w:r w:rsidRPr="009A2970">
              <w:rPr>
                <w:rFonts w:eastAsiaTheme="majorEastAsia"/>
                <w:lang w:eastAsia="zh-CN"/>
              </w:rPr>
              <w:t>PDF</w:t>
            </w:r>
          </w:p>
        </w:tc>
        <w:tc>
          <w:tcPr>
            <w:tcW w:w="8525" w:type="dxa"/>
          </w:tcPr>
          <w:p w14:paraId="4DE30C03" w14:textId="77777777" w:rsidR="0025020B" w:rsidRPr="009A2970" w:rsidRDefault="0025020B" w:rsidP="00273954">
            <w:pPr>
              <w:pStyle w:val="BodyNoIndent"/>
              <w:rPr>
                <w:rFonts w:eastAsiaTheme="majorEastAsia"/>
              </w:rPr>
            </w:pPr>
            <w:r w:rsidRPr="009A2970">
              <w:rPr>
                <w:rFonts w:eastAsiaTheme="majorEastAsia"/>
                <w:lang w:eastAsia="zh-CN"/>
              </w:rPr>
              <w:t>probability density function</w:t>
            </w:r>
          </w:p>
        </w:tc>
      </w:tr>
      <w:tr w:rsidR="0025020B" w14:paraId="250116FF" w14:textId="77777777" w:rsidTr="005348C5">
        <w:trPr>
          <w:trHeight w:val="432"/>
        </w:trPr>
        <w:tc>
          <w:tcPr>
            <w:tcW w:w="1008" w:type="dxa"/>
          </w:tcPr>
          <w:p w14:paraId="21961958" w14:textId="77777777" w:rsidR="0025020B" w:rsidRPr="009A2970" w:rsidRDefault="0025020B" w:rsidP="00273954">
            <w:pPr>
              <w:pStyle w:val="BodyNoIndent"/>
              <w:rPr>
                <w:rFonts w:eastAsiaTheme="majorEastAsia"/>
              </w:rPr>
            </w:pPr>
            <w:r w:rsidRPr="009A2970">
              <w:rPr>
                <w:rFonts w:eastAsiaTheme="majorEastAsia"/>
                <w:lang w:eastAsia="zh-CN"/>
              </w:rPr>
              <w:t>PI</w:t>
            </w:r>
          </w:p>
        </w:tc>
        <w:tc>
          <w:tcPr>
            <w:tcW w:w="8525" w:type="dxa"/>
          </w:tcPr>
          <w:p w14:paraId="16570FAD" w14:textId="77777777" w:rsidR="0025020B" w:rsidRPr="009A2970" w:rsidRDefault="0025020B" w:rsidP="00273954">
            <w:pPr>
              <w:pStyle w:val="BodyNoIndent"/>
            </w:pPr>
            <w:r w:rsidRPr="009A2970">
              <w:rPr>
                <w:rFonts w:eastAsiaTheme="majorEastAsia"/>
                <w:lang w:eastAsia="zh-CN"/>
              </w:rPr>
              <w:t>prediction interval</w:t>
            </w:r>
          </w:p>
        </w:tc>
      </w:tr>
      <w:tr w:rsidR="0025020B" w14:paraId="594FCE28" w14:textId="77777777" w:rsidTr="005348C5">
        <w:trPr>
          <w:trHeight w:val="432"/>
        </w:trPr>
        <w:tc>
          <w:tcPr>
            <w:tcW w:w="1008" w:type="dxa"/>
          </w:tcPr>
          <w:p w14:paraId="35DC027D" w14:textId="77777777" w:rsidR="0025020B" w:rsidRPr="009A2970" w:rsidRDefault="0025020B" w:rsidP="00273954">
            <w:pPr>
              <w:pStyle w:val="BodyNoIndent"/>
              <w:rPr>
                <w:rFonts w:eastAsiaTheme="majorEastAsia"/>
                <w:lang w:eastAsia="zh-CN"/>
              </w:rPr>
            </w:pPr>
            <w:r>
              <w:rPr>
                <w:rFonts w:eastAsiaTheme="majorEastAsia"/>
                <w:lang w:eastAsia="zh-CN"/>
              </w:rPr>
              <w:t>.</w:t>
            </w:r>
            <w:r w:rsidRPr="009A2970">
              <w:rPr>
                <w:rFonts w:eastAsiaTheme="majorEastAsia"/>
                <w:lang w:eastAsia="zh-CN"/>
              </w:rPr>
              <w:t>rds</w:t>
            </w:r>
          </w:p>
        </w:tc>
        <w:tc>
          <w:tcPr>
            <w:tcW w:w="8525" w:type="dxa"/>
          </w:tcPr>
          <w:p w14:paraId="545844AF" w14:textId="77777777" w:rsidR="0025020B" w:rsidRPr="009A2970" w:rsidRDefault="0025020B" w:rsidP="00273954">
            <w:pPr>
              <w:pStyle w:val="BodyNoIndent"/>
              <w:rPr>
                <w:rFonts w:eastAsiaTheme="majorEastAsia"/>
                <w:lang w:eastAsia="zh-CN"/>
              </w:rPr>
            </w:pPr>
            <w:r w:rsidRPr="009A2970">
              <w:rPr>
                <w:rFonts w:eastAsiaTheme="majorEastAsia"/>
                <w:lang w:eastAsia="zh-CN"/>
              </w:rPr>
              <w:t>serialized R data object (format for some input files)</w:t>
            </w:r>
          </w:p>
        </w:tc>
      </w:tr>
      <w:tr w:rsidR="0025020B" w14:paraId="65B922EB" w14:textId="77777777" w:rsidTr="005348C5">
        <w:trPr>
          <w:trHeight w:val="432"/>
        </w:trPr>
        <w:tc>
          <w:tcPr>
            <w:tcW w:w="1008" w:type="dxa"/>
          </w:tcPr>
          <w:p w14:paraId="65A4B38A" w14:textId="77777777" w:rsidR="0025020B" w:rsidRPr="009A2970" w:rsidRDefault="0025020B" w:rsidP="00273954">
            <w:pPr>
              <w:pStyle w:val="BodyNoIndent"/>
              <w:rPr>
                <w:rFonts w:eastAsiaTheme="majorEastAsia"/>
                <w:lang w:eastAsia="zh-CN"/>
              </w:rPr>
            </w:pPr>
            <w:r w:rsidRPr="009A2970">
              <w:rPr>
                <w:rFonts w:eastAsiaTheme="majorEastAsia"/>
                <w:lang w:eastAsia="zh-CN"/>
              </w:rPr>
              <w:t>SE</w:t>
            </w:r>
          </w:p>
        </w:tc>
        <w:tc>
          <w:tcPr>
            <w:tcW w:w="8525" w:type="dxa"/>
          </w:tcPr>
          <w:p w14:paraId="7A889B42" w14:textId="77777777" w:rsidR="0025020B" w:rsidRPr="009A2970" w:rsidRDefault="0025020B" w:rsidP="00273954">
            <w:pPr>
              <w:pStyle w:val="BodyNoIndent"/>
              <w:rPr>
                <w:rFonts w:eastAsiaTheme="majorEastAsia"/>
                <w:lang w:eastAsia="zh-CN"/>
              </w:rPr>
            </w:pPr>
            <w:r w:rsidRPr="009A2970">
              <w:rPr>
                <w:rFonts w:eastAsiaTheme="majorEastAsia"/>
                <w:lang w:eastAsia="zh-CN"/>
              </w:rPr>
              <w:t>searcher efficiency</w:t>
            </w:r>
          </w:p>
        </w:tc>
      </w:tr>
    </w:tbl>
    <w:p w14:paraId="765FCB3B" w14:textId="77777777" w:rsidR="0025020B" w:rsidRDefault="0025020B" w:rsidP="0025020B">
      <w:pPr>
        <w:pStyle w:val="TOCHeading1"/>
      </w:pPr>
    </w:p>
    <w:p w14:paraId="1FD54DFE" w14:textId="2C7CC966" w:rsidR="0025020B" w:rsidRPr="000E76D2" w:rsidRDefault="0025020B" w:rsidP="0025020B">
      <w:pPr>
        <w:pStyle w:val="TOCHeading1"/>
      </w:pPr>
      <w:commentRangeStart w:id="9"/>
      <w:r>
        <w:t>Variables and Parameters</w:t>
      </w:r>
      <w:commentRangeEnd w:id="9"/>
      <w:r w:rsidR="009C5ED0">
        <w:rPr>
          <w:rStyle w:val="CommentReference"/>
          <w:rFonts w:ascii="Times New Roman" w:hAnsi="Times New Roman"/>
          <w:b w:val="0"/>
          <w:bCs w:val="0"/>
          <w:kern w:val="0"/>
        </w:rPr>
        <w:commentReference w:id="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9C5ED0" w14:paraId="266531B8" w14:textId="77777777" w:rsidTr="0055709E">
        <w:trPr>
          <w:trHeight w:val="432"/>
        </w:trPr>
        <w:tc>
          <w:tcPr>
            <w:tcW w:w="1008" w:type="dxa"/>
          </w:tcPr>
          <w:p w14:paraId="737E0A8A" w14:textId="77777777" w:rsidR="009C5ED0" w:rsidRPr="00496B96" w:rsidRDefault="009C5ED0" w:rsidP="00273954">
            <w:pPr>
              <w:pStyle w:val="BodyNoIndent"/>
              <w:rPr>
                <w:lang w:eastAsia="zh-CN"/>
              </w:rPr>
            </w:pPr>
            <m:oMath>
              <m:r>
                <w:rPr>
                  <w:rFonts w:ascii="Cambria Math" w:eastAsiaTheme="majorEastAsia" w:hAnsi="Cambria Math"/>
                  <w:lang w:eastAsia="zh-CN"/>
                </w:rPr>
                <m:t>α</m:t>
              </m:r>
            </m:oMath>
            <w:r>
              <w:rPr>
                <w:lang w:eastAsia="zh-CN"/>
              </w:rPr>
              <w:t xml:space="preserve"> </w:t>
            </w:r>
          </w:p>
        </w:tc>
        <w:tc>
          <w:tcPr>
            <w:tcW w:w="8525" w:type="dxa"/>
          </w:tcPr>
          <w:p w14:paraId="456748EB" w14:textId="77777777" w:rsidR="009C5ED0" w:rsidRDefault="009C5ED0" w:rsidP="00273954">
            <w:pPr>
              <w:pStyle w:val="BodyNoIndent"/>
            </w:pPr>
            <w:r w:rsidRPr="006F197F">
              <w:rPr>
                <w:rFonts w:eastAsiaTheme="majorEastAsia"/>
                <w:lang w:eastAsia="zh-CN"/>
              </w:rPr>
              <w:t>significance level</w:t>
            </w:r>
            <w:r>
              <w:rPr>
                <w:rFonts w:eastAsiaTheme="majorEastAsia"/>
                <w:lang w:eastAsia="zh-CN"/>
              </w:rPr>
              <w:t xml:space="preserve"> (distinguished from shape parameter by context)</w:t>
            </w:r>
          </w:p>
        </w:tc>
      </w:tr>
      <w:tr w:rsidR="009C5ED0" w14:paraId="108C3562" w14:textId="77777777" w:rsidTr="0055709E">
        <w:trPr>
          <w:trHeight w:val="432"/>
        </w:trPr>
        <w:tc>
          <w:tcPr>
            <w:tcW w:w="1008" w:type="dxa"/>
          </w:tcPr>
          <w:p w14:paraId="13312B3A" w14:textId="77777777" w:rsidR="009C5ED0" w:rsidRPr="006F197F" w:rsidRDefault="009C5ED0" w:rsidP="00273954">
            <w:pPr>
              <w:pStyle w:val="BodyNoIndent"/>
              <w:rPr>
                <w:rFonts w:ascii="Arial Narrow" w:eastAsia="SimSun" w:hAnsi="Arial Narrow"/>
                <w:lang w:eastAsia="zh-CN"/>
              </w:rPr>
            </w:pPr>
            <m:oMath>
              <m:r>
                <m:rPr>
                  <m:sty m:val="p"/>
                </m:rPr>
                <w:rPr>
                  <w:rFonts w:ascii="Cambria Math" w:eastAsiaTheme="majorEastAsia" w:hAnsi="Cambria Math"/>
                  <w:lang w:eastAsia="zh-CN"/>
                </w:rPr>
                <m:t>1-</m:t>
              </m:r>
              <m:r>
                <w:rPr>
                  <w:rFonts w:ascii="Cambria Math" w:eastAsiaTheme="majorEastAsia" w:hAnsi="Cambria Math"/>
                  <w:lang w:eastAsia="zh-CN"/>
                </w:rPr>
                <m:t>α</m:t>
              </m:r>
            </m:oMath>
            <w:r>
              <w:rPr>
                <w:rFonts w:ascii="Arial Narrow" w:eastAsia="SimSun" w:hAnsi="Arial Narrow"/>
                <w:lang w:eastAsia="zh-CN"/>
              </w:rPr>
              <w:t xml:space="preserve"> </w:t>
            </w:r>
          </w:p>
        </w:tc>
        <w:tc>
          <w:tcPr>
            <w:tcW w:w="8525" w:type="dxa"/>
          </w:tcPr>
          <w:p w14:paraId="6053F934" w14:textId="77777777" w:rsidR="009C5ED0" w:rsidRPr="006F197F" w:rsidRDefault="009C5ED0" w:rsidP="00273954">
            <w:pPr>
              <w:pStyle w:val="BodyNoIndent"/>
              <w:rPr>
                <w:rFonts w:eastAsiaTheme="majorEastAsia"/>
                <w:lang w:eastAsia="zh-CN"/>
              </w:rPr>
            </w:pPr>
            <w:r w:rsidRPr="00496B96">
              <w:rPr>
                <w:rFonts w:eastAsiaTheme="majorEastAsia"/>
                <w:lang w:eastAsia="zh-CN"/>
              </w:rPr>
              <w:t>credibility level</w:t>
            </w:r>
            <w:r>
              <w:rPr>
                <w:rFonts w:eastAsiaTheme="majorEastAsia"/>
                <w:lang w:eastAsia="zh-CN"/>
              </w:rPr>
              <w:t>, confidence level (depending on context)</w:t>
            </w:r>
          </w:p>
        </w:tc>
      </w:tr>
      <w:tr w:rsidR="009C5ED0" w14:paraId="57246F39" w14:textId="77777777" w:rsidTr="0055709E">
        <w:trPr>
          <w:trHeight w:val="432"/>
        </w:trPr>
        <w:tc>
          <w:tcPr>
            <w:tcW w:w="1008" w:type="dxa"/>
          </w:tcPr>
          <w:p w14:paraId="6DE89CE2" w14:textId="77777777" w:rsidR="009C5ED0" w:rsidRPr="00496B96" w:rsidRDefault="009C5ED0" w:rsidP="00273954">
            <w:pPr>
              <w:pStyle w:val="BodyNoIndent"/>
              <w:rPr>
                <w:rFonts w:eastAsiaTheme="majorEastAsia"/>
                <w:lang w:eastAsia="zh-CN"/>
              </w:rPr>
            </w:pPr>
            <m:oMath>
              <m:r>
                <w:rPr>
                  <w:rFonts w:ascii="Cambria Math" w:eastAsiaTheme="majorEastAsia" w:hAnsi="Cambria Math"/>
                  <w:lang w:eastAsia="zh-CN"/>
                </w:rPr>
                <m:t>α</m:t>
              </m:r>
              <m:r>
                <m:rPr>
                  <m:sty m:val="p"/>
                </m:rPr>
                <w:rPr>
                  <w:rFonts w:ascii="Cambria Math" w:eastAsiaTheme="majorEastAsia" w:hAnsi="Cambria Math"/>
                  <w:lang w:eastAsia="zh-CN"/>
                </w:rPr>
                <m:t xml:space="preserve">, </m:t>
              </m:r>
              <m:r>
                <w:rPr>
                  <w:rFonts w:ascii="Cambria Math" w:eastAsiaTheme="majorEastAsia" w:hAnsi="Cambria Math"/>
                  <w:lang w:eastAsia="zh-CN"/>
                </w:rPr>
                <m:t>β</m:t>
              </m:r>
            </m:oMath>
            <w:r>
              <w:rPr>
                <w:rFonts w:eastAsiaTheme="majorEastAsia"/>
                <w:lang w:eastAsia="zh-CN"/>
              </w:rPr>
              <w:t xml:space="preserve"> </w:t>
            </w:r>
          </w:p>
        </w:tc>
        <w:tc>
          <w:tcPr>
            <w:tcW w:w="8525" w:type="dxa"/>
          </w:tcPr>
          <w:p w14:paraId="0FD7715B" w14:textId="77777777" w:rsidR="009C5ED0" w:rsidRPr="00496B96" w:rsidRDefault="009C5ED0" w:rsidP="00273954">
            <w:pPr>
              <w:pStyle w:val="BodyNoIndent"/>
              <w:rPr>
                <w:rFonts w:ascii="Arial Narrow" w:eastAsiaTheme="majorEastAsia" w:hAnsi="Arial Narrow"/>
                <w:lang w:eastAsia="zh-CN"/>
              </w:rPr>
            </w:pPr>
            <w:r w:rsidRPr="00496B96">
              <w:rPr>
                <w:rFonts w:eastAsiaTheme="majorEastAsia"/>
                <w:lang w:eastAsia="zh-CN"/>
              </w:rPr>
              <w:t>shape and scale parameters for persistence distributions</w:t>
            </w:r>
          </w:p>
        </w:tc>
      </w:tr>
      <w:tr w:rsidR="009C5ED0" w14:paraId="701214E8" w14:textId="77777777" w:rsidTr="0055709E">
        <w:trPr>
          <w:trHeight w:val="432"/>
        </w:trPr>
        <w:tc>
          <w:tcPr>
            <w:tcW w:w="1008" w:type="dxa"/>
          </w:tcPr>
          <w:p w14:paraId="2BCBBC45" w14:textId="77777777" w:rsidR="009C5ED0" w:rsidRPr="00237F46" w:rsidRDefault="009C5ED0" w:rsidP="00273954">
            <w:pPr>
              <w:pStyle w:val="BodyNoIndent"/>
              <w:rPr>
                <w:rFonts w:eastAsiaTheme="majorEastAsia"/>
              </w:rPr>
            </w:pPr>
            <m:oMath>
              <m:r>
                <w:rPr>
                  <w:rFonts w:ascii="Cambria Math" w:eastAsiaTheme="majorEastAsia" w:hAnsi="Cambria Math"/>
                  <w:lang w:eastAsia="zh-CN"/>
                </w:rPr>
                <m:t>a</m:t>
              </m:r>
            </m:oMath>
            <w:r>
              <w:rPr>
                <w:rFonts w:eastAsiaTheme="majorEastAsia"/>
                <w:lang w:eastAsia="zh-CN"/>
              </w:rPr>
              <w:t xml:space="preserve"> </w:t>
            </w:r>
          </w:p>
        </w:tc>
        <w:tc>
          <w:tcPr>
            <w:tcW w:w="8525" w:type="dxa"/>
          </w:tcPr>
          <w:p w14:paraId="42025F62" w14:textId="77777777" w:rsidR="009C5ED0" w:rsidRDefault="009C5ED0" w:rsidP="00273954">
            <w:pPr>
              <w:pStyle w:val="BodyNoIndent"/>
            </w:pPr>
            <w:r w:rsidRPr="00237F46">
              <w:rPr>
                <w:rFonts w:eastAsiaTheme="majorEastAsia"/>
                <w:lang w:eastAsia="zh-CN"/>
              </w:rPr>
              <w:t>spatial coverage, fraction of carcasses falling into searched area</w:t>
            </w:r>
          </w:p>
        </w:tc>
      </w:tr>
      <w:tr w:rsidR="009C5ED0" w14:paraId="0D460161" w14:textId="77777777" w:rsidTr="0055709E">
        <w:trPr>
          <w:trHeight w:val="648"/>
        </w:trPr>
        <w:tc>
          <w:tcPr>
            <w:tcW w:w="1008" w:type="dxa"/>
          </w:tcPr>
          <w:p w14:paraId="1BF77401" w14:textId="77777777" w:rsidR="009C5ED0" w:rsidRPr="008E7D9C" w:rsidRDefault="009C5ED0" w:rsidP="00273954">
            <w:pPr>
              <w:pStyle w:val="BodyNoIndent"/>
              <w:rPr>
                <w:rFonts w:eastAsiaTheme="majorEastAsia"/>
              </w:rPr>
            </w:pPr>
            <m:oMath>
              <m:r>
                <w:rPr>
                  <w:rFonts w:ascii="Cambria Math" w:eastAsiaTheme="majorEastAsia" w:hAnsi="Cambria Math"/>
                  <w:lang w:eastAsia="zh-CN"/>
                </w:rPr>
                <m:t>dwp</m:t>
              </m:r>
            </m:oMath>
            <w:r>
              <w:rPr>
                <w:rFonts w:eastAsiaTheme="majorEastAsia"/>
                <w:lang w:eastAsia="zh-CN"/>
              </w:rPr>
              <w:t xml:space="preserve"> </w:t>
            </w:r>
          </w:p>
        </w:tc>
        <w:tc>
          <w:tcPr>
            <w:tcW w:w="8525" w:type="dxa"/>
          </w:tcPr>
          <w:p w14:paraId="7F2A1A75" w14:textId="77777777" w:rsidR="009C5ED0" w:rsidRPr="008E7D9C" w:rsidRDefault="009C5ED0" w:rsidP="00273954">
            <w:pPr>
              <w:pStyle w:val="BodyNoIndent"/>
              <w:rPr>
                <w:rFonts w:eastAsiaTheme="majorEastAsia"/>
              </w:rPr>
            </w:pPr>
            <w:r w:rsidRPr="008E7D9C">
              <w:rPr>
                <w:rFonts w:eastAsiaTheme="majorEastAsia"/>
                <w:lang w:eastAsia="zh-CN"/>
              </w:rPr>
              <w:t>density weighted proportion; fraction of the total carcasses that arrive in a searched area</w:t>
            </w:r>
          </w:p>
        </w:tc>
      </w:tr>
      <w:tr w:rsidR="00072959" w14:paraId="67347C75" w14:textId="77777777" w:rsidTr="00273954">
        <w:trPr>
          <w:trHeight w:val="432"/>
        </w:trPr>
        <w:tc>
          <w:tcPr>
            <w:tcW w:w="1008" w:type="dxa"/>
          </w:tcPr>
          <w:p w14:paraId="4100C96F" w14:textId="141E98DF" w:rsidR="00072959" w:rsidRPr="006E33B2" w:rsidRDefault="00072959" w:rsidP="00072959">
            <w:pPr>
              <w:pStyle w:val="BodyNoIndent"/>
              <w:rPr>
                <w:rFonts w:eastAsiaTheme="majorEastAsia"/>
              </w:rPr>
            </w:pPr>
            <m:oMath>
              <m:r>
                <w:rPr>
                  <w:rFonts w:ascii="Cambria Math" w:eastAsiaTheme="majorEastAsia" w:hAnsi="Cambria Math"/>
                  <w:lang w:eastAsia="zh-CN"/>
                </w:rPr>
                <m:t>f</m:t>
              </m:r>
            </m:oMath>
            <w:r>
              <w:rPr>
                <w:rFonts w:eastAsiaTheme="majorEastAsia"/>
                <w:lang w:eastAsia="zh-CN"/>
              </w:rPr>
              <w:t xml:space="preserve"> </w:t>
            </w:r>
          </w:p>
        </w:tc>
        <w:tc>
          <w:tcPr>
            <w:tcW w:w="8525" w:type="dxa"/>
          </w:tcPr>
          <w:p w14:paraId="563C6D28" w14:textId="62744F05" w:rsidR="00072959" w:rsidRPr="006E33B2" w:rsidRDefault="00072959" w:rsidP="00072959">
            <w:pPr>
              <w:pStyle w:val="BodyNoIndent"/>
              <w:rPr>
                <w:rFonts w:eastAsiaTheme="majorEastAsia"/>
              </w:rPr>
            </w:pPr>
            <w:r>
              <w:rPr>
                <w:rFonts w:eastAsiaTheme="majorEastAsia"/>
                <w:lang w:eastAsia="zh-CN"/>
              </w:rPr>
              <w:t>sampling fraction; proportion of potential sampling units that were searched</w:t>
            </w:r>
          </w:p>
        </w:tc>
      </w:tr>
      <w:tr w:rsidR="009C5ED0" w14:paraId="091F6B2F" w14:textId="77777777" w:rsidTr="0055709E">
        <w:trPr>
          <w:trHeight w:val="432"/>
        </w:trPr>
        <w:tc>
          <w:tcPr>
            <w:tcW w:w="1008" w:type="dxa"/>
          </w:tcPr>
          <w:p w14:paraId="51AF97EA" w14:textId="77777777" w:rsidR="009C5ED0" w:rsidRPr="006E33B2" w:rsidRDefault="009C5ED0" w:rsidP="00273954">
            <w:pPr>
              <w:pStyle w:val="BodyNoIndent"/>
              <w:rPr>
                <w:rFonts w:eastAsiaTheme="majorEastAsia"/>
              </w:rPr>
            </w:pPr>
            <m:oMath>
              <m:r>
                <w:rPr>
                  <w:rFonts w:ascii="Cambria Math" w:eastAsiaTheme="majorEastAsia" w:hAnsi="Cambria Math"/>
                  <w:lang w:eastAsia="zh-CN"/>
                </w:rPr>
                <m:t>g</m:t>
              </m:r>
            </m:oMath>
            <w:r>
              <w:rPr>
                <w:rFonts w:eastAsiaTheme="majorEastAsia"/>
                <w:lang w:eastAsia="zh-CN"/>
              </w:rPr>
              <w:t xml:space="preserve"> </w:t>
            </w:r>
          </w:p>
        </w:tc>
        <w:tc>
          <w:tcPr>
            <w:tcW w:w="8525" w:type="dxa"/>
          </w:tcPr>
          <w:p w14:paraId="5863D641" w14:textId="10E59282" w:rsidR="009C5ED0" w:rsidRPr="006E33B2" w:rsidRDefault="009C5ED0" w:rsidP="00273954">
            <w:pPr>
              <w:pStyle w:val="BodyNoIndent"/>
              <w:rPr>
                <w:rFonts w:eastAsiaTheme="majorEastAsia"/>
              </w:rPr>
            </w:pPr>
            <w:r w:rsidRPr="006E33B2">
              <w:rPr>
                <w:rFonts w:eastAsiaTheme="majorEastAsia"/>
                <w:lang w:eastAsia="zh-CN"/>
              </w:rPr>
              <w:t>overall detection probability</w:t>
            </w:r>
            <w:r w:rsidR="005348C5">
              <w:rPr>
                <w:rFonts w:eastAsiaTheme="majorEastAsia"/>
                <w:lang w:eastAsia="zh-CN"/>
              </w:rPr>
              <w:t xml:space="preserve"> within the searched area, within the period of study</w:t>
            </w:r>
          </w:p>
        </w:tc>
      </w:tr>
      <w:tr w:rsidR="009C5ED0" w14:paraId="199B61AC" w14:textId="77777777" w:rsidTr="0055709E">
        <w:trPr>
          <w:trHeight w:val="432"/>
        </w:trPr>
        <w:tc>
          <w:tcPr>
            <w:tcW w:w="1008" w:type="dxa"/>
          </w:tcPr>
          <w:p w14:paraId="155FAF5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I</m:t>
              </m:r>
            </m:oMath>
            <w:r>
              <w:rPr>
                <w:rFonts w:eastAsiaTheme="majorEastAsia"/>
                <w:lang w:eastAsia="zh-CN"/>
              </w:rPr>
              <w:t xml:space="preserve"> </w:t>
            </w:r>
          </w:p>
        </w:tc>
        <w:tc>
          <w:tcPr>
            <w:tcW w:w="8525" w:type="dxa"/>
          </w:tcPr>
          <w:p w14:paraId="12D53D3F" w14:textId="77777777" w:rsidR="009C5ED0" w:rsidRPr="00496B96" w:rsidRDefault="009C5ED0" w:rsidP="00273954">
            <w:pPr>
              <w:pStyle w:val="BodyNoIndent"/>
            </w:pPr>
            <w:r w:rsidRPr="00496B96">
              <w:rPr>
                <w:rFonts w:eastAsiaTheme="majorEastAsia"/>
                <w:lang w:eastAsia="zh-CN"/>
              </w:rPr>
              <w:t>search interval; number of days between searches</w:t>
            </w:r>
          </w:p>
        </w:tc>
      </w:tr>
      <w:tr w:rsidR="009C5ED0" w14:paraId="48164D5E" w14:textId="77777777" w:rsidTr="0055709E">
        <w:trPr>
          <w:trHeight w:val="432"/>
        </w:trPr>
        <w:tc>
          <w:tcPr>
            <w:tcW w:w="1008" w:type="dxa"/>
          </w:tcPr>
          <w:p w14:paraId="78FEB768" w14:textId="77777777" w:rsidR="009C5ED0" w:rsidRPr="00496B96" w:rsidRDefault="00D34767" w:rsidP="00273954">
            <w:pPr>
              <w:pStyle w:val="BodyNoIndent"/>
              <w:rPr>
                <w:rFonts w:eastAsiaTheme="majorEastAsia"/>
              </w:rPr>
            </w:pPr>
            <m:oMath>
              <m:sSub>
                <m:sSubPr>
                  <m:ctrlPr>
                    <w:rPr>
                      <w:rFonts w:ascii="Cambria Math" w:eastAsiaTheme="majorEastAsia" w:hAnsi="Cambria Math"/>
                      <w:lang w:eastAsia="zh-CN"/>
                    </w:rPr>
                  </m:ctrlPr>
                </m:sSubPr>
                <m:e>
                  <m:r>
                    <w:rPr>
                      <w:rFonts w:ascii="Cambria Math" w:eastAsiaTheme="majorEastAsia" w:hAnsi="Cambria Math"/>
                      <w:lang w:eastAsia="zh-CN"/>
                    </w:rPr>
                    <m:t>I</m:t>
                  </m:r>
                </m:e>
                <m:sub>
                  <m:r>
                    <w:rPr>
                      <w:rFonts w:ascii="Cambria Math" w:eastAsiaTheme="majorEastAsia" w:hAnsi="Cambria Math"/>
                      <w:lang w:eastAsia="zh-CN"/>
                    </w:rPr>
                    <m:t>r</m:t>
                  </m:r>
                </m:sub>
              </m:sSub>
            </m:oMath>
            <w:r w:rsidR="009C5ED0">
              <w:rPr>
                <w:rFonts w:eastAsiaTheme="majorEastAsia"/>
                <w:lang w:eastAsia="zh-CN"/>
              </w:rPr>
              <w:t xml:space="preserve"> </w:t>
            </w:r>
          </w:p>
        </w:tc>
        <w:tc>
          <w:tcPr>
            <w:tcW w:w="8525" w:type="dxa"/>
          </w:tcPr>
          <w:p w14:paraId="5ECF0C43" w14:textId="35E22C32" w:rsidR="009C5ED0" w:rsidRPr="00496B96" w:rsidRDefault="009C5ED0" w:rsidP="00072959">
            <w:pPr>
              <w:pStyle w:val="BodyNoIndent"/>
              <w:rPr>
                <w:rFonts w:eastAsiaTheme="majorEastAsia"/>
              </w:rPr>
            </w:pPr>
            <w:r w:rsidRPr="00496B96">
              <w:rPr>
                <w:rFonts w:eastAsiaTheme="majorEastAsia"/>
                <w:lang w:eastAsia="zh-CN"/>
              </w:rPr>
              <w:t xml:space="preserve">assumed search interval for </w:t>
            </w:r>
            <w:r w:rsidR="00072959">
              <w:rPr>
                <w:rFonts w:eastAsiaTheme="majorEastAsia"/>
                <w:lang w:eastAsia="zh-CN"/>
              </w:rPr>
              <w:t>reporting an estimate</w:t>
            </w:r>
            <w:r w:rsidR="00072959" w:rsidRPr="00496B96">
              <w:rPr>
                <w:rFonts w:eastAsiaTheme="majorEastAsia"/>
                <w:lang w:eastAsia="zh-CN"/>
              </w:rPr>
              <w:t xml:space="preserve"> </w:t>
            </w:r>
            <w:r w:rsidRPr="00496B96">
              <w:rPr>
                <w:rFonts w:eastAsiaTheme="majorEastAsia"/>
                <w:lang w:eastAsia="zh-CN"/>
              </w:rPr>
              <w:t xml:space="preserve">of </w:t>
            </w:r>
            <m:oMath>
              <m:r>
                <w:rPr>
                  <w:rFonts w:ascii="Cambria Math" w:eastAsiaTheme="majorEastAsia" w:hAnsi="Cambria Math"/>
                  <w:lang w:eastAsia="zh-CN"/>
                </w:rPr>
                <m:t>r</m:t>
              </m:r>
            </m:oMath>
          </w:p>
        </w:tc>
      </w:tr>
      <w:tr w:rsidR="009C5ED0" w14:paraId="7321902F" w14:textId="77777777" w:rsidTr="0055709E">
        <w:trPr>
          <w:trHeight w:val="432"/>
        </w:trPr>
        <w:tc>
          <w:tcPr>
            <w:tcW w:w="1008" w:type="dxa"/>
          </w:tcPr>
          <w:p w14:paraId="1AA2DFA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k</m:t>
              </m:r>
            </m:oMath>
            <w:r>
              <w:rPr>
                <w:rFonts w:eastAsiaTheme="majorEastAsia"/>
                <w:lang w:eastAsia="zh-CN"/>
              </w:rPr>
              <w:t xml:space="preserve"> </w:t>
            </w:r>
          </w:p>
        </w:tc>
        <w:tc>
          <w:tcPr>
            <w:tcW w:w="8525" w:type="dxa"/>
          </w:tcPr>
          <w:p w14:paraId="7569B3BF" w14:textId="77777777" w:rsidR="009C5ED0" w:rsidRPr="00496B96" w:rsidRDefault="009C5ED0" w:rsidP="00273954">
            <w:pPr>
              <w:pStyle w:val="BodyNoIndent"/>
              <w:rPr>
                <w:rFonts w:eastAsiaTheme="majorEastAsia"/>
              </w:rPr>
            </w:pPr>
            <w:r w:rsidRPr="00496B96">
              <w:rPr>
                <w:rFonts w:eastAsiaTheme="majorEastAsia"/>
                <w:lang w:eastAsia="zh-CN"/>
              </w:rPr>
              <w:t>factor by which searcher efficiency decreases with each successive search</w:t>
            </w:r>
          </w:p>
        </w:tc>
      </w:tr>
      <w:tr w:rsidR="009C5ED0" w14:paraId="6851A7CA" w14:textId="77777777" w:rsidTr="0055709E">
        <w:trPr>
          <w:trHeight w:val="432"/>
        </w:trPr>
        <w:tc>
          <w:tcPr>
            <w:tcW w:w="1008" w:type="dxa"/>
          </w:tcPr>
          <w:p w14:paraId="69A54732" w14:textId="77777777" w:rsidR="009C5ED0" w:rsidRPr="00081CBF" w:rsidRDefault="009C5ED0" w:rsidP="00273954">
            <w:pPr>
              <w:pStyle w:val="BodyNoIndent"/>
              <w:rPr>
                <w:rFonts w:eastAsiaTheme="majorEastAsia"/>
              </w:rPr>
            </w:pPr>
            <m:oMath>
              <m:r>
                <w:rPr>
                  <w:rFonts w:ascii="Cambria Math" w:eastAsiaTheme="majorEastAsia" w:hAnsi="Cambria Math"/>
                  <w:lang w:eastAsia="zh-CN"/>
                </w:rPr>
                <m:t>λ</m:t>
              </m:r>
            </m:oMath>
            <w:r>
              <w:rPr>
                <w:rFonts w:eastAsiaTheme="majorEastAsia"/>
                <w:lang w:eastAsia="zh-CN"/>
              </w:rPr>
              <w:t xml:space="preserve"> </w:t>
            </w:r>
          </w:p>
        </w:tc>
        <w:tc>
          <w:tcPr>
            <w:tcW w:w="8525" w:type="dxa"/>
          </w:tcPr>
          <w:p w14:paraId="04A92734" w14:textId="44D064AB" w:rsidR="009C5ED0" w:rsidRDefault="009C5ED0" w:rsidP="00273954">
            <w:pPr>
              <w:pStyle w:val="BodyNoIndent"/>
            </w:pPr>
            <w:r w:rsidRPr="00081CBF">
              <w:rPr>
                <w:rFonts w:eastAsiaTheme="majorEastAsia"/>
                <w:lang w:eastAsia="zh-CN"/>
              </w:rPr>
              <w:t>mortality rate</w:t>
            </w:r>
            <w:r w:rsidR="005348C5">
              <w:rPr>
                <w:rFonts w:eastAsiaTheme="majorEastAsia"/>
                <w:lang w:eastAsia="zh-CN"/>
              </w:rPr>
              <w:t xml:space="preserve"> over a set time period</w:t>
            </w:r>
          </w:p>
        </w:tc>
      </w:tr>
      <w:tr w:rsidR="009C5ED0" w14:paraId="674E662D" w14:textId="77777777" w:rsidTr="0055709E">
        <w:trPr>
          <w:trHeight w:val="432"/>
        </w:trPr>
        <w:tc>
          <w:tcPr>
            <w:tcW w:w="1008" w:type="dxa"/>
          </w:tcPr>
          <w:p w14:paraId="1F9EEF8A" w14:textId="77777777" w:rsidR="009C5ED0" w:rsidRPr="0014728D" w:rsidRDefault="009C5ED0" w:rsidP="00273954">
            <w:pPr>
              <w:pStyle w:val="BodyNoIndent"/>
              <w:rPr>
                <w:rFonts w:eastAsiaTheme="majorEastAsia"/>
              </w:rPr>
            </w:pPr>
            <m:oMath>
              <m:r>
                <w:rPr>
                  <w:rFonts w:ascii="Cambria Math" w:eastAsiaTheme="majorEastAsia" w:hAnsi="Cambria Math"/>
                  <w:lang w:eastAsia="zh-CN"/>
                </w:rPr>
                <m:t>M</m:t>
              </m:r>
            </m:oMath>
            <w:r>
              <w:rPr>
                <w:rFonts w:eastAsiaTheme="majorEastAsia"/>
                <w:lang w:eastAsia="zh-CN"/>
              </w:rPr>
              <w:t xml:space="preserve"> </w:t>
            </w:r>
          </w:p>
        </w:tc>
        <w:tc>
          <w:tcPr>
            <w:tcW w:w="8525" w:type="dxa"/>
          </w:tcPr>
          <w:p w14:paraId="2F583DFA" w14:textId="77777777" w:rsidR="009C5ED0" w:rsidRDefault="009C5ED0" w:rsidP="00273954">
            <w:pPr>
              <w:pStyle w:val="BodyNoIndent"/>
            </w:pPr>
            <w:r w:rsidRPr="0014728D">
              <w:rPr>
                <w:rFonts w:eastAsiaTheme="majorEastAsia"/>
                <w:lang w:eastAsia="zh-CN"/>
              </w:rPr>
              <w:t>mortality or number of fatalities</w:t>
            </w:r>
          </w:p>
        </w:tc>
      </w:tr>
      <w:tr w:rsidR="009C5ED0" w14:paraId="028B2F30" w14:textId="77777777" w:rsidTr="0055709E">
        <w:trPr>
          <w:trHeight w:val="432"/>
        </w:trPr>
        <w:tc>
          <w:tcPr>
            <w:tcW w:w="1008" w:type="dxa"/>
          </w:tcPr>
          <w:p w14:paraId="45B2BBB1" w14:textId="149FAFE2" w:rsidR="009C5ED0" w:rsidRPr="00201D21" w:rsidRDefault="00D34767" w:rsidP="00273954">
            <w:pPr>
              <w:pStyle w:val="BodyNoIndent"/>
              <w:rPr>
                <w:rFonts w:eastAsiaTheme="majorEastAsia"/>
              </w:rPr>
            </w:pPr>
            <m:oMathPara>
              <m:oMathParaPr>
                <m:jc m:val="left"/>
              </m:oMathParaPr>
              <m:oMath>
                <m:acc>
                  <m:accPr>
                    <m:ctrlPr>
                      <w:rPr>
                        <w:rFonts w:ascii="Cambria Math" w:eastAsiaTheme="majorEastAsia" w:hAnsi="Cambria Math"/>
                        <w:i/>
                        <w:lang w:eastAsia="zh-CN"/>
                      </w:rPr>
                    </m:ctrlPr>
                  </m:accPr>
                  <m:e>
                    <m:r>
                      <w:rPr>
                        <w:rFonts w:ascii="Cambria Math" w:eastAsiaTheme="majorEastAsia" w:hAnsi="Cambria Math"/>
                        <w:lang w:eastAsia="zh-CN"/>
                      </w:rPr>
                      <m:t>M</m:t>
                    </m:r>
                  </m:e>
                </m:acc>
              </m:oMath>
            </m:oMathPara>
          </w:p>
        </w:tc>
        <w:tc>
          <w:tcPr>
            <w:tcW w:w="8525" w:type="dxa"/>
          </w:tcPr>
          <w:p w14:paraId="74D74BFD" w14:textId="77777777" w:rsidR="009C5ED0" w:rsidRDefault="009C5ED0" w:rsidP="00273954">
            <w:pPr>
              <w:pStyle w:val="BodyNoIndent"/>
            </w:pPr>
            <w:r w:rsidRPr="00F95FB4">
              <w:rPr>
                <w:rFonts w:eastAsiaTheme="majorEastAsia"/>
                <w:lang w:eastAsia="zh-CN"/>
              </w:rPr>
              <w:t>estimated mortality</w:t>
            </w:r>
            <w:r>
              <w:rPr>
                <w:rFonts w:eastAsiaTheme="majorEastAsia"/>
                <w:lang w:eastAsia="zh-CN"/>
              </w:rPr>
              <w:t xml:space="preserve"> or number of fatalities</w:t>
            </w:r>
          </w:p>
        </w:tc>
      </w:tr>
      <w:tr w:rsidR="009C5ED0" w14:paraId="65102897" w14:textId="77777777" w:rsidTr="0055709E">
        <w:trPr>
          <w:trHeight w:val="657"/>
        </w:trPr>
        <w:tc>
          <w:tcPr>
            <w:tcW w:w="1008" w:type="dxa"/>
          </w:tcPr>
          <w:p w14:paraId="309DE4BC"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p</m:t>
              </m:r>
            </m:oMath>
            <w:r>
              <w:rPr>
                <w:rFonts w:eastAsiaTheme="majorEastAsia"/>
                <w:lang w:eastAsia="zh-CN"/>
              </w:rPr>
              <w:t xml:space="preserve"> </w:t>
            </w:r>
          </w:p>
        </w:tc>
        <w:tc>
          <w:tcPr>
            <w:tcW w:w="8525" w:type="dxa"/>
          </w:tcPr>
          <w:p w14:paraId="345CBECA" w14:textId="77777777" w:rsidR="009C5ED0" w:rsidRPr="00496B96" w:rsidRDefault="009C5ED0" w:rsidP="00273954">
            <w:pPr>
              <w:pStyle w:val="BodyNoIndent"/>
            </w:pPr>
            <w:r w:rsidRPr="00496B96">
              <w:rPr>
                <w:rFonts w:eastAsiaTheme="majorEastAsia"/>
                <w:lang w:eastAsia="zh-CN"/>
              </w:rPr>
              <w:t>searcher efficiency, probability of observing a carcass that is present in the searched area at the time of the search</w:t>
            </w:r>
          </w:p>
        </w:tc>
      </w:tr>
      <w:tr w:rsidR="009C5ED0" w14:paraId="3114952D" w14:textId="77777777" w:rsidTr="0055709E">
        <w:trPr>
          <w:trHeight w:val="432"/>
        </w:trPr>
        <w:tc>
          <w:tcPr>
            <w:tcW w:w="1008" w:type="dxa"/>
          </w:tcPr>
          <w:p w14:paraId="60764F7D"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r</m:t>
              </m:r>
            </m:oMath>
            <w:r>
              <w:rPr>
                <w:rFonts w:eastAsiaTheme="majorEastAsia"/>
                <w:lang w:eastAsia="zh-CN"/>
              </w:rPr>
              <w:t xml:space="preserve"> </w:t>
            </w:r>
          </w:p>
        </w:tc>
        <w:tc>
          <w:tcPr>
            <w:tcW w:w="8525" w:type="dxa"/>
          </w:tcPr>
          <w:p w14:paraId="35D46ADE" w14:textId="4D2B2061" w:rsidR="009C5ED0" w:rsidRPr="00496B96" w:rsidRDefault="009C5ED0" w:rsidP="005348C5">
            <w:pPr>
              <w:pStyle w:val="BodyNoIndent"/>
              <w:rPr>
                <w:rFonts w:eastAsiaTheme="majorEastAsia"/>
              </w:rPr>
            </w:pPr>
            <w:r w:rsidRPr="00496B96">
              <w:rPr>
                <w:rFonts w:eastAsiaTheme="majorEastAsia"/>
                <w:lang w:eastAsia="zh-CN"/>
              </w:rPr>
              <w:t>probability that a carcass persists until the first search after arrival</w:t>
            </w:r>
          </w:p>
        </w:tc>
      </w:tr>
      <w:tr w:rsidR="009C5ED0" w14:paraId="19F9B794" w14:textId="77777777" w:rsidTr="0055709E">
        <w:trPr>
          <w:trHeight w:val="432"/>
        </w:trPr>
        <w:tc>
          <w:tcPr>
            <w:tcW w:w="1008" w:type="dxa"/>
          </w:tcPr>
          <w:p w14:paraId="7DABA09B" w14:textId="77777777" w:rsidR="009C5ED0" w:rsidRPr="00DE1BEC" w:rsidRDefault="009C5ED0" w:rsidP="00273954">
            <w:pPr>
              <w:pStyle w:val="BodyNoIndent"/>
              <w:rPr>
                <w:rFonts w:eastAsiaTheme="majorEastAsia"/>
              </w:rPr>
            </w:pPr>
            <w:r w:rsidRPr="00DE1BEC">
              <w:rPr>
                <w:rFonts w:eastAsiaTheme="majorEastAsia"/>
                <w:lang w:eastAsia="zh-CN"/>
              </w:rPr>
              <w:t>span</w:t>
            </w:r>
          </w:p>
        </w:tc>
        <w:tc>
          <w:tcPr>
            <w:tcW w:w="8525" w:type="dxa"/>
          </w:tcPr>
          <w:p w14:paraId="3C3D6287" w14:textId="77777777" w:rsidR="009C5ED0" w:rsidRPr="00DE1BEC" w:rsidRDefault="009C5ED0" w:rsidP="00273954">
            <w:pPr>
              <w:pStyle w:val="BodyNoIndent"/>
              <w:rPr>
                <w:rFonts w:eastAsiaTheme="majorEastAsia"/>
              </w:rPr>
            </w:pPr>
            <w:r w:rsidRPr="00DE1BEC">
              <w:rPr>
                <w:rFonts w:eastAsiaTheme="majorEastAsia"/>
                <w:lang w:eastAsia="zh-CN"/>
              </w:rPr>
              <w:t>the length of the monitoring period</w:t>
            </w:r>
          </w:p>
        </w:tc>
      </w:tr>
      <w:tr w:rsidR="009C5ED0" w14:paraId="5BAD902C" w14:textId="77777777" w:rsidTr="0055709E">
        <w:trPr>
          <w:trHeight w:val="432"/>
        </w:trPr>
        <w:tc>
          <w:tcPr>
            <w:tcW w:w="1008" w:type="dxa"/>
          </w:tcPr>
          <w:p w14:paraId="2E7D9F07" w14:textId="77777777" w:rsidR="009C5ED0" w:rsidRPr="00B877CC" w:rsidRDefault="009C5ED0" w:rsidP="00273954">
            <w:pPr>
              <w:pStyle w:val="BodyNoIndent"/>
              <w:rPr>
                <w:rFonts w:eastAsiaTheme="majorEastAsia"/>
              </w:rPr>
            </w:pPr>
            <m:oMath>
              <m:r>
                <w:rPr>
                  <w:rFonts w:ascii="Cambria Math" w:eastAsiaTheme="majorEastAsia" w:hAnsi="Cambria Math"/>
                  <w:lang w:eastAsia="zh-CN"/>
                </w:rPr>
                <m:t>v</m:t>
              </m:r>
            </m:oMath>
            <w:r>
              <w:rPr>
                <w:rFonts w:eastAsiaTheme="majorEastAsia"/>
                <w:lang w:eastAsia="zh-CN"/>
              </w:rPr>
              <w:t xml:space="preserve"> </w:t>
            </w:r>
          </w:p>
        </w:tc>
        <w:tc>
          <w:tcPr>
            <w:tcW w:w="8525" w:type="dxa"/>
          </w:tcPr>
          <w:p w14:paraId="244A911B" w14:textId="77777777" w:rsidR="009C5ED0" w:rsidRDefault="009C5ED0" w:rsidP="00273954">
            <w:pPr>
              <w:pStyle w:val="BodyNoIndent"/>
            </w:pPr>
            <w:r w:rsidRPr="00B877CC">
              <w:rPr>
                <w:rFonts w:eastAsiaTheme="majorEastAsia"/>
                <w:lang w:eastAsia="zh-CN"/>
              </w:rPr>
              <w:t xml:space="preserve">temporal coverage, fraction of total carcasses </w:t>
            </w:r>
            <w:r>
              <w:rPr>
                <w:rFonts w:eastAsiaTheme="majorEastAsia"/>
                <w:lang w:eastAsia="zh-CN"/>
              </w:rPr>
              <w:t>that</w:t>
            </w:r>
            <w:r w:rsidRPr="00B877CC">
              <w:rPr>
                <w:rFonts w:eastAsiaTheme="majorEastAsia"/>
                <w:lang w:eastAsia="zh-CN"/>
              </w:rPr>
              <w:t xml:space="preserve"> arrive during the monitored period</w:t>
            </w:r>
          </w:p>
        </w:tc>
      </w:tr>
      <w:tr w:rsidR="009C5ED0" w14:paraId="751E7226" w14:textId="77777777" w:rsidTr="0055709E">
        <w:trPr>
          <w:trHeight w:val="432"/>
        </w:trPr>
        <w:tc>
          <w:tcPr>
            <w:tcW w:w="1008" w:type="dxa"/>
          </w:tcPr>
          <w:p w14:paraId="2C80E03F" w14:textId="77777777" w:rsidR="009C5ED0" w:rsidRPr="00317F26" w:rsidRDefault="009C5ED0" w:rsidP="00273954">
            <w:pPr>
              <w:pStyle w:val="BodyNoIndent"/>
              <w:rPr>
                <w:rFonts w:eastAsiaTheme="majorEastAsia"/>
              </w:rPr>
            </w:pPr>
            <m:oMath>
              <m:r>
                <w:rPr>
                  <w:rFonts w:ascii="Cambria Math" w:eastAsiaTheme="majorEastAsia" w:hAnsi="Cambria Math"/>
                  <w:lang w:eastAsia="zh-CN"/>
                </w:rPr>
                <m:t>X</m:t>
              </m:r>
            </m:oMath>
            <w:r>
              <w:rPr>
                <w:rFonts w:eastAsiaTheme="majorEastAsia"/>
                <w:lang w:eastAsia="zh-CN"/>
              </w:rPr>
              <w:t xml:space="preserve"> </w:t>
            </w:r>
          </w:p>
        </w:tc>
        <w:tc>
          <w:tcPr>
            <w:tcW w:w="8525" w:type="dxa"/>
          </w:tcPr>
          <w:p w14:paraId="672798D1" w14:textId="77777777" w:rsidR="009C5ED0" w:rsidRPr="00317F26" w:rsidRDefault="009C5ED0" w:rsidP="00273954">
            <w:pPr>
              <w:pStyle w:val="BodyNoIndent"/>
              <w:rPr>
                <w:rFonts w:eastAsiaTheme="majorEastAsia"/>
              </w:rPr>
            </w:pPr>
            <w:r w:rsidRPr="00317F26">
              <w:rPr>
                <w:rFonts w:eastAsiaTheme="majorEastAsia"/>
                <w:lang w:eastAsia="zh-CN"/>
              </w:rPr>
              <w:t>number of carcasses observed in searches</w:t>
            </w:r>
          </w:p>
        </w:tc>
      </w:tr>
    </w:tbl>
    <w:p w14:paraId="0B96386D" w14:textId="5D7C8F47" w:rsidR="005348C5" w:rsidRPr="000E76D2" w:rsidRDefault="00163210" w:rsidP="003F27B6">
      <w:pPr>
        <w:pStyle w:val="TOCHeading1"/>
      </w:pPr>
      <w:r>
        <w:rPr>
          <w:b w:val="0"/>
        </w:rPr>
        <w:br w:type="page"/>
      </w:r>
    </w:p>
    <w:p w14:paraId="3F0B49D1" w14:textId="0936AF00" w:rsidR="00163210" w:rsidRPr="00163210" w:rsidRDefault="00163210" w:rsidP="000E76D2">
      <w:pPr>
        <w:pStyle w:val="Heading1"/>
        <w:spacing w:line="360" w:lineRule="auto"/>
        <w:rPr>
          <w:b w:val="0"/>
        </w:rPr>
      </w:pPr>
    </w:p>
    <w:bookmarkEnd w:id="7"/>
    <w:p w14:paraId="35950640" w14:textId="15D4668C" w:rsidR="005C6629" w:rsidRPr="00DC6924" w:rsidRDefault="0008000A" w:rsidP="002A6B36">
      <w:pPr>
        <w:pStyle w:val="Title"/>
        <w:spacing w:line="360" w:lineRule="auto"/>
      </w:pPr>
      <w:r w:rsidRPr="0008000A">
        <w:t>GenEst (v1.0.0) Software User Guide</w:t>
      </w:r>
    </w:p>
    <w:p w14:paraId="35B76BA1" w14:textId="67B24F32" w:rsidR="00AC42EF" w:rsidRDefault="005C6629" w:rsidP="0055709E">
      <w:pPr>
        <w:pStyle w:val="Authors"/>
        <w:spacing w:line="360" w:lineRule="auto"/>
        <w:ind w:left="720"/>
      </w:pPr>
      <w:r w:rsidRPr="005C6629">
        <w:t>by</w:t>
      </w:r>
      <w:r w:rsidR="001C4542">
        <w:t xml:space="preserve"> </w:t>
      </w:r>
      <w:r w:rsidR="00AC42EF">
        <w:t>Juniper Simonis</w:t>
      </w:r>
      <w:r w:rsidR="00AC42EF">
        <w:rPr>
          <w:rStyle w:val="FootnoteReference"/>
        </w:rPr>
        <w:footnoteReference w:id="1"/>
      </w:r>
      <w:r w:rsidR="00AC42EF">
        <w:t xml:space="preserve">, </w:t>
      </w:r>
      <w:r w:rsidR="0008000A" w:rsidRPr="005C6629">
        <w:t>Dan</w:t>
      </w:r>
      <w:r w:rsidR="0008000A">
        <w:t xml:space="preserve">iel </w:t>
      </w:r>
      <w:r w:rsidR="0008000A" w:rsidRPr="005C6629">
        <w:t>Dalthorp</w:t>
      </w:r>
      <w:r w:rsidR="0008000A">
        <w:rPr>
          <w:rStyle w:val="FootnoteReference"/>
        </w:rPr>
        <w:footnoteReference w:id="2"/>
      </w:r>
      <w:r w:rsidR="008A18A2">
        <w:t>,</w:t>
      </w:r>
      <w:r w:rsidR="008A18A2" w:rsidRPr="008A18A2">
        <w:t xml:space="preserve"> </w:t>
      </w:r>
      <w:r w:rsidR="008A18A2">
        <w:t>Manuela Huso</w:t>
      </w:r>
      <w:r w:rsidR="008A18A2">
        <w:rPr>
          <w:rStyle w:val="Superscript"/>
        </w:rPr>
        <w:t>2</w:t>
      </w:r>
      <w:r w:rsidR="0008000A">
        <w:t>, Lisa Madsen</w:t>
      </w:r>
      <w:r w:rsidR="0008000A">
        <w:rPr>
          <w:rStyle w:val="FootnoteReference"/>
        </w:rPr>
        <w:footnoteReference w:id="3"/>
      </w:r>
      <w:r w:rsidR="0008000A">
        <w:t>, Paul Rabie</w:t>
      </w:r>
      <w:r w:rsidR="0008000A">
        <w:rPr>
          <w:rStyle w:val="FootnoteReference"/>
        </w:rPr>
        <w:footnoteReference w:id="4"/>
      </w:r>
      <w:r w:rsidR="0008000A">
        <w:t xml:space="preserve">, </w:t>
      </w:r>
      <w:r w:rsidR="008A18A2">
        <w:t xml:space="preserve">and </w:t>
      </w:r>
      <w:r w:rsidR="00AC42EF" w:rsidRPr="00AC42EF">
        <w:t>Jared Studyvin</w:t>
      </w:r>
      <w:r w:rsidR="00AC42EF">
        <w:rPr>
          <w:rStyle w:val="Superscript"/>
        </w:rPr>
        <w:t>4</w:t>
      </w:r>
      <w:r w:rsidR="00AC42EF">
        <w:t>,</w:t>
      </w:r>
      <w:r w:rsidR="00AC42EF" w:rsidRPr="00AC42EF">
        <w:t xml:space="preserve"> </w:t>
      </w:r>
      <w:bookmarkStart w:id="10" w:name="_Toc395595160"/>
      <w:bookmarkStart w:id="11" w:name="_Toc474138297"/>
      <w:bookmarkStart w:id="12" w:name="_Toc483933230"/>
      <w:bookmarkEnd w:id="3"/>
    </w:p>
    <w:p w14:paraId="23921948" w14:textId="7B609482" w:rsidR="0008000A" w:rsidRPr="00A408A8" w:rsidRDefault="0008000A" w:rsidP="0055709E">
      <w:pPr>
        <w:pStyle w:val="Heading2"/>
      </w:pPr>
      <w:bookmarkStart w:id="13" w:name="_Toc515373776"/>
      <w:r>
        <w:t>Abstract</w:t>
      </w:r>
      <w:bookmarkEnd w:id="10"/>
      <w:bookmarkEnd w:id="11"/>
      <w:bookmarkEnd w:id="12"/>
      <w:bookmarkEnd w:id="13"/>
    </w:p>
    <w:p w14:paraId="36E097BA" w14:textId="1B990AEB" w:rsidR="0008000A" w:rsidRDefault="00200F0F" w:rsidP="002A6B36">
      <w:pPr>
        <w:pStyle w:val="BodyText"/>
      </w:pPr>
      <w:r>
        <w:t xml:space="preserve">GenEst </w:t>
      </w:r>
      <w:r w:rsidR="00D87DFF">
        <w:t>(</w:t>
      </w:r>
      <w:r w:rsidR="00D87DFF" w:rsidRPr="00200F0F">
        <w:rPr>
          <w:u w:val="single"/>
        </w:rPr>
        <w:t>Gen</w:t>
      </w:r>
      <w:r w:rsidR="00D87DFF">
        <w:t xml:space="preserve">eralized </w:t>
      </w:r>
      <w:r w:rsidR="00D87DFF" w:rsidRPr="00200F0F">
        <w:rPr>
          <w:u w:val="single"/>
        </w:rPr>
        <w:t>Est</w:t>
      </w:r>
      <w:r w:rsidR="00D87DFF">
        <w:t xml:space="preserve">imator) </w:t>
      </w:r>
      <w:r w:rsidRPr="00200F0F">
        <w:t>is</w:t>
      </w:r>
      <w:r>
        <w:t xml:space="preserve"> a software tool for estimating </w:t>
      </w:r>
      <w:r w:rsidR="008A18A2" w:rsidRPr="008A18A2">
        <w:t>the total number of individuals arriving in an area during a specific time period</w:t>
      </w:r>
      <w:r w:rsidR="008A18A2">
        <w:t xml:space="preserve"> </w:t>
      </w:r>
      <w:r w:rsidR="00701143">
        <w:t xml:space="preserve">when their detection probability is unknown but estimable. In particular, its development was motivated by the need to accurately estimate the number of </w:t>
      </w:r>
      <w:r>
        <w:t xml:space="preserve">bird and bat fatalities </w:t>
      </w:r>
      <w:r w:rsidR="00701143">
        <w:t xml:space="preserve">occurring </w:t>
      </w:r>
      <w:r>
        <w:t xml:space="preserve">at </w:t>
      </w:r>
      <w:r w:rsidR="00CA15ED">
        <w:t>renewable-</w:t>
      </w:r>
      <w:r w:rsidR="008D5D42">
        <w:t>energy</w:t>
      </w:r>
      <w:r w:rsidR="00CA15ED">
        <w:t xml:space="preserve"> </w:t>
      </w:r>
      <w:r>
        <w:t>facilities. The software package is available with a user-friendly graphic interface as well as a flexible and powerful command-line implementation. GenEst includes tools for</w:t>
      </w:r>
      <w:r w:rsidR="00A64FE5">
        <w:t xml:space="preserve"> estimating searcher efficiency, carcass persistence, and </w:t>
      </w:r>
      <w:r w:rsidR="00701143">
        <w:t xml:space="preserve">other </w:t>
      </w:r>
      <w:r w:rsidR="00A64FE5">
        <w:t xml:space="preserve">detection probability parameters from experimental field trials. </w:t>
      </w:r>
      <w:r w:rsidR="00BD3548">
        <w:t xml:space="preserve">Included in the software are example datasets for analyses, standard R package help files, this user guide, and vignettes detailing use at the command-line. </w:t>
      </w:r>
      <w:r w:rsidR="008C01AC">
        <w:t xml:space="preserve">  </w:t>
      </w:r>
    </w:p>
    <w:p w14:paraId="6651AA82" w14:textId="33E6E4D4" w:rsidR="00BD3548" w:rsidRDefault="00BD3548" w:rsidP="0008000A">
      <w:pPr>
        <w:pStyle w:val="BodyText"/>
      </w:pPr>
    </w:p>
    <w:p w14:paraId="3BE57614" w14:textId="0BC00A06" w:rsidR="00BD3548" w:rsidRDefault="00BD3548" w:rsidP="0008000A">
      <w:pPr>
        <w:pStyle w:val="BodyText"/>
      </w:pPr>
    </w:p>
    <w:p w14:paraId="614D4A90" w14:textId="0A9ADC12" w:rsidR="00BD3548" w:rsidRDefault="00BD3548" w:rsidP="0008000A">
      <w:pPr>
        <w:pStyle w:val="BodyText"/>
      </w:pPr>
    </w:p>
    <w:p w14:paraId="71F948B9" w14:textId="77777777" w:rsidR="00BD3548" w:rsidRDefault="00BD3548" w:rsidP="0008000A">
      <w:pPr>
        <w:pStyle w:val="BodyText"/>
      </w:pPr>
    </w:p>
    <w:p w14:paraId="1893FA8C" w14:textId="43232D19" w:rsidR="0011080C" w:rsidRDefault="0011080C" w:rsidP="0055709E">
      <w:pPr>
        <w:pStyle w:val="Heading1"/>
        <w:numPr>
          <w:ilvl w:val="0"/>
          <w:numId w:val="46"/>
        </w:numPr>
        <w:spacing w:line="360" w:lineRule="auto"/>
      </w:pPr>
      <w:bookmarkStart w:id="14" w:name="_Toc515373777"/>
      <w:r>
        <w:t>Introduction</w:t>
      </w:r>
      <w:bookmarkEnd w:id="14"/>
    </w:p>
    <w:p w14:paraId="7FFF7DC9" w14:textId="006A2646" w:rsidR="00F01CFE" w:rsidRDefault="005F729F" w:rsidP="0055709E">
      <w:pPr>
        <w:pStyle w:val="Heading2"/>
        <w:numPr>
          <w:ilvl w:val="1"/>
          <w:numId w:val="46"/>
        </w:numPr>
      </w:pPr>
      <w:bookmarkStart w:id="15" w:name="_Toc515373778"/>
      <w:bookmarkStart w:id="16" w:name="_Toc395595169"/>
      <w:bookmarkStart w:id="17" w:name="_Toc474138300"/>
      <w:bookmarkStart w:id="18" w:name="_Toc365281823"/>
      <w:bookmarkStart w:id="19" w:name="_Toc365281977"/>
      <w:bookmarkStart w:id="20" w:name="_Toc367451394"/>
      <w:bookmarkStart w:id="21" w:name="_Toc371508475"/>
      <w:r>
        <w:t>Description of Product</w:t>
      </w:r>
      <w:bookmarkEnd w:id="15"/>
    </w:p>
    <w:p w14:paraId="7F0623BD" w14:textId="04C80DD7" w:rsidR="00D87DFF" w:rsidRPr="00D87DFF" w:rsidRDefault="00D87DFF" w:rsidP="0055709E">
      <w:pPr>
        <w:pStyle w:val="BodyText"/>
      </w:pPr>
      <w:r>
        <w:t xml:space="preserve">GenEst </w:t>
      </w:r>
      <w:r w:rsidR="00C472E5">
        <w:fldChar w:fldCharType="begin"/>
      </w:r>
      <w:r w:rsidR="00C472E5">
        <w:instrText xml:space="preserve"> ADDIN EN.CITE &lt;EndNote&gt;&lt;Cite&gt;&lt;Author&gt;Dalthorp&lt;/Author&gt;&lt;Year&gt;2018&lt;/Year&gt;&lt;RecNum&gt;928&lt;/RecNum&gt;&lt;DisplayText&gt;(Dalthorp et al. 2018)&lt;/DisplayText&gt;&lt;record&gt;&lt;rec-number&gt;928&lt;/rec-number&gt;&lt;foreign-keys&gt;&lt;key app="EN" db-id="wfz0zzvw159pfge2a2rpsttpdfsr5r20rvdt" timestamp="1508877268"&gt;928&lt;/key&gt;&lt;/foreign-keys&gt;&lt;ref-type name="Computer Program"&gt;9&lt;/ref-type&gt;&lt;contributors&gt;&lt;authors&gt;&lt;author&gt;Dalthorp, Daniel H.&lt;/author&gt;&lt;author&gt;Simonis, Joeseph&lt;/author&gt;&lt;author&gt;Madsen, Lisa&lt;/author&gt;&lt;author&gt;Rabie, Paul&lt;/author&gt;&lt;author&gt;Stuydevant, Jared&lt;/author&gt;&lt;author&gt;Korner-Nievergelt, Fränzi&lt;/author&gt;&lt;author&gt;Bispo, Regina&lt;/author&gt;&lt;author&gt;Wolpert, Robert&lt;/author&gt;&lt;author&gt;Huso, Manuela M. P.&lt;/author&gt;&lt;/authors&gt;&lt;/contributors&gt;&lt;titles&gt;&lt;title&gt;Generalized Estimator of Fatality (v1.0) software user guide&lt;/title&gt;&lt;secondary-title&gt;USGS Data Series XXXX&lt;/secondary-title&gt;&lt;/titles&gt;&lt;dates&gt;&lt;year&gt;2018&lt;/year&gt;&lt;/dates&gt;&lt;pub-location&gt;Corvallis, OR&lt;/pub-location&gt;&lt;publisher&gt;USGS&lt;/publisher&gt;&lt;label&gt;Published Report&lt;/label&gt;&lt;urls&gt;&lt;/urls&gt;&lt;electronic-resource-num&gt;10.3133/ds881&lt;/electronic-resource-num&gt;&lt;research-notes&gt;Study 955, GenEst&lt;/research-notes&gt;&lt;access-date&gt;6 July 2017&lt;/access-date&gt;&lt;/record&gt;&lt;/Cite&gt;&lt;/EndNote&gt;</w:instrText>
      </w:r>
      <w:r w:rsidR="00C472E5">
        <w:fldChar w:fldCharType="separate"/>
      </w:r>
      <w:r w:rsidR="00C472E5">
        <w:rPr>
          <w:noProof/>
        </w:rPr>
        <w:t>(Dalthorp et al. 2018)</w:t>
      </w:r>
      <w:r w:rsidR="00C472E5">
        <w:fldChar w:fldCharType="end"/>
      </w:r>
      <w:r w:rsidR="00C472E5">
        <w:t xml:space="preserve"> </w:t>
      </w:r>
      <w:r>
        <w:t xml:space="preserve">is a </w:t>
      </w:r>
      <w:r w:rsidRPr="00D87DFF">
        <w:t xml:space="preserve">software </w:t>
      </w:r>
      <w:r>
        <w:t xml:space="preserve">package designed to </w:t>
      </w:r>
      <w:r w:rsidRPr="00D87DFF">
        <w:t>addresses the general problem of estimating numbers of fatalities over an extended period of time using systematic counts of carcasses and adjustments of the carcass counts to account for imperfect detection. Imperfect detection may be due to any of several possible detection biases, for example: (1) search teams fail to find carcasses that are present in the searched area at the time of the search, (2) scavengers remove carcasses before searches are conducted, (3) carcasses fall outside the searched area, or (4) fatalities occur outside the monitored period. The detection rate (</w:t>
      </w:r>
      <m:oMath>
        <m:r>
          <w:rPr>
            <w:rFonts w:ascii="Cambria Math" w:hAnsi="Cambria Math"/>
          </w:rPr>
          <m:t>g</m:t>
        </m:r>
      </m:oMath>
      <w:r w:rsidRPr="00D87DFF">
        <w:t xml:space="preserve">) is estimated primarily from results of field trials in which carcasses are placed at known locations within the searched areas at the site and monitored for persistence times and for evaluating the efficiency of </w:t>
      </w:r>
      <w:r w:rsidRPr="00D87DFF">
        <w:lastRenderedPageBreak/>
        <w:t>search teams in detecting carcasses that are not scavenged. Combining the number of carcasses (</w:t>
      </w:r>
      <m:oMath>
        <m:r>
          <w:rPr>
            <w:rFonts w:ascii="Cambria Math" w:hAnsi="Cambria Math"/>
          </w:rPr>
          <m:t>X</m:t>
        </m:r>
      </m:oMath>
      <w:r w:rsidRPr="00D87DFF">
        <w:t xml:space="preserve">) found in the systematic carcass searches with information about the detection rate, </w:t>
      </w:r>
      <w:r>
        <w:t xml:space="preserve">GenEst </w:t>
      </w:r>
      <w:r w:rsidRPr="00D87DFF">
        <w:t>estimates the total mortality (</w:t>
      </w:r>
      <m:oMath>
        <m:r>
          <w:rPr>
            <w:rFonts w:ascii="Cambria Math" w:hAnsi="Cambria Math"/>
          </w:rPr>
          <m:t>M</m:t>
        </m:r>
      </m:oMath>
      <w:r w:rsidRPr="00D87DFF">
        <w:t>) and quantifies the uncertainty associated with the estimation.</w:t>
      </w:r>
    </w:p>
    <w:p w14:paraId="12F73296" w14:textId="77777777" w:rsidR="00D87DFF" w:rsidRDefault="00D87DFF" w:rsidP="006C4A7F">
      <w:pPr>
        <w:pStyle w:val="BodyText"/>
      </w:pPr>
    </w:p>
    <w:p w14:paraId="05E168C9" w14:textId="41C635C7" w:rsidR="00D31397" w:rsidRDefault="005F729F" w:rsidP="0055709E">
      <w:pPr>
        <w:pStyle w:val="BodyText"/>
      </w:pPr>
      <w:r>
        <w:t xml:space="preserve">GenEst </w:t>
      </w:r>
      <w:r w:rsidR="00D31397">
        <w:t>(</w:t>
      </w:r>
      <w:r w:rsidR="00D31397" w:rsidRPr="00200F0F">
        <w:rPr>
          <w:u w:val="single"/>
        </w:rPr>
        <w:t>Gen</w:t>
      </w:r>
      <w:r w:rsidR="00D31397">
        <w:t xml:space="preserve">eralized </w:t>
      </w:r>
      <w:r w:rsidR="00D31397" w:rsidRPr="00200F0F">
        <w:rPr>
          <w:u w:val="single"/>
        </w:rPr>
        <w:t>Est</w:t>
      </w:r>
      <w:r w:rsidR="00D31397">
        <w:t xml:space="preserve">imator) </w:t>
      </w:r>
      <w:r>
        <w:t xml:space="preserve">is </w:t>
      </w:r>
      <w:r w:rsidR="00D31397">
        <w:t xml:space="preserve">a software package designed for use by anyone </w:t>
      </w:r>
      <w:r>
        <w:t>analyzing data associated with estimating bird or bat fatalities at renewable</w:t>
      </w:r>
      <w:r w:rsidR="00CA15ED">
        <w:t>-</w:t>
      </w:r>
      <w:r w:rsidR="008D5D42">
        <w:t>energy</w:t>
      </w:r>
      <w:r>
        <w:t xml:space="preserve"> facilities, such as wind and solar farms</w:t>
      </w:r>
      <w:r w:rsidR="008D5D42">
        <w:t>, but has applicability in other situations, as well</w:t>
      </w:r>
      <w:r>
        <w:t xml:space="preserve">. </w:t>
      </w:r>
      <w:r w:rsidR="00D31397">
        <w:t xml:space="preserve">GenEst is written in R (R Core Team 2017) and available as a fully documented </w:t>
      </w:r>
      <w:r w:rsidR="00A312FB">
        <w:t xml:space="preserve">R </w:t>
      </w:r>
      <w:r w:rsidR="00D31397">
        <w:t>package</w:t>
      </w:r>
      <w:r w:rsidR="00A312FB">
        <w:t xml:space="preserve"> (&lt;package submission information&gt;)</w:t>
      </w:r>
      <w:r w:rsidR="00D31397">
        <w:t xml:space="preserve"> including a command-line interface and </w:t>
      </w:r>
      <w:r w:rsidR="00D87DFF">
        <w:t xml:space="preserve">as </w:t>
      </w:r>
      <w:r w:rsidR="00D31397">
        <w:t>a user-friendly Graphic User Interface (GUI) coded using</w:t>
      </w:r>
      <w:ins w:id="22" w:author="Dalthorp, Daniel" w:date="2018-06-16T10:24:00Z">
        <w:r w:rsidR="00DD06FC">
          <w:t xml:space="preserve"> the R web-development package,</w:t>
        </w:r>
      </w:ins>
      <w:r w:rsidR="00D31397">
        <w:t xml:space="preserve"> </w:t>
      </w:r>
      <w:r w:rsidR="00D31397" w:rsidRPr="00DD06FC">
        <w:rPr>
          <w:rFonts w:ascii="Courier New" w:hAnsi="Courier New" w:cs="Courier New"/>
          <w:rPrChange w:id="23" w:author="Dalthorp, Daniel" w:date="2018-06-16T10:24:00Z">
            <w:rPr/>
          </w:rPrChange>
        </w:rPr>
        <w:t>shiny</w:t>
      </w:r>
      <w:r w:rsidR="00D31397">
        <w:t xml:space="preserve"> (Chang et al. 2017).</w:t>
      </w:r>
      <w:r w:rsidR="002C57D2">
        <w:t xml:space="preserve"> This User Guide focuses on the GUI version of GenEst. Vignettes within the R package detail the command-line interface.</w:t>
      </w:r>
    </w:p>
    <w:p w14:paraId="1A68EC23" w14:textId="77777777" w:rsidR="00D87DFF" w:rsidRDefault="00D87DFF" w:rsidP="006C4A7F">
      <w:pPr>
        <w:pStyle w:val="BodyText"/>
      </w:pPr>
    </w:p>
    <w:p w14:paraId="00E2B9AA" w14:textId="5093B252" w:rsidR="00A312FB" w:rsidRDefault="006C4A7F" w:rsidP="0055709E">
      <w:pPr>
        <w:pStyle w:val="BodyText"/>
      </w:pPr>
      <w:r>
        <w:t>In tracking fatalities, carcasses are usually collected during distinct searches, and searching is repeated through time. Because some car</w:t>
      </w:r>
      <w:r w:rsidR="00D31397">
        <w:t>casses are removed (via, e.g., scavengers) before searches and some carcasses are not seen by searchers</w:t>
      </w:r>
      <w:r w:rsidR="00A312FB">
        <w:t xml:space="preserve"> even when they are present</w:t>
      </w:r>
      <w:r w:rsidR="00D31397">
        <w:t xml:space="preserve">, not all carcasses that fall within a search area are found. </w:t>
      </w:r>
      <w:r w:rsidR="00A312FB">
        <w:t>Investigators therefore typically conduct trial experiments with placed carcasses</w:t>
      </w:r>
      <w:r w:rsidR="00A312FB" w:rsidRPr="00A312FB">
        <w:t xml:space="preserve"> </w:t>
      </w:r>
      <w:r w:rsidR="00A312FB">
        <w:t xml:space="preserve">to estimate the impact of efficiency and persistence. </w:t>
      </w:r>
    </w:p>
    <w:p w14:paraId="4D2CE42E" w14:textId="00915091" w:rsidR="00A312FB" w:rsidRDefault="00A312FB" w:rsidP="0055709E">
      <w:pPr>
        <w:pStyle w:val="BodyText"/>
        <w:ind w:left="3240" w:firstLine="0"/>
      </w:pPr>
      <w:r>
        <w:t>-density weighted proportion</w:t>
      </w:r>
    </w:p>
    <w:p w14:paraId="61CC8BF0" w14:textId="19BC43B5" w:rsidR="00A312FB" w:rsidRDefault="00A312FB" w:rsidP="0055709E">
      <w:pPr>
        <w:pStyle w:val="BodyText"/>
        <w:ind w:left="3240" w:firstLine="0"/>
      </w:pPr>
      <w:r>
        <w:t>-fraction of units searched</w:t>
      </w:r>
    </w:p>
    <w:p w14:paraId="5FF44073" w14:textId="77777777" w:rsidR="006C4A7F" w:rsidRDefault="006C4A7F" w:rsidP="006C4A7F">
      <w:pPr>
        <w:pStyle w:val="BodyText"/>
      </w:pPr>
    </w:p>
    <w:p w14:paraId="07897951" w14:textId="0A2ECBA3" w:rsidR="00061CEF" w:rsidRDefault="006C4A7F" w:rsidP="0055709E">
      <w:pPr>
        <w:pStyle w:val="BodyText"/>
      </w:pPr>
      <w:r>
        <w:t>Modules allow for estimation of searcher efficiency</w:t>
      </w:r>
      <w:r>
        <w:rPr>
          <w:rFonts w:eastAsiaTheme="minorEastAsia"/>
        </w:rPr>
        <w:t xml:space="preserve"> (</w:t>
      </w:r>
      <w:r>
        <w:rPr>
          <w:rStyle w:val="bluebold"/>
          <w:rFonts w:eastAsiaTheme="minorEastAsia"/>
        </w:rPr>
        <w:t>Searcher Efficiency</w:t>
      </w:r>
      <w:r>
        <w:rPr>
          <w:rFonts w:eastAsiaTheme="minorEastAsia"/>
        </w:rPr>
        <w:t>)</w:t>
      </w:r>
      <w:r>
        <w:t xml:space="preserve">, carcass persistence </w:t>
      </w:r>
      <w:r>
        <w:rPr>
          <w:rFonts w:eastAsiaTheme="minorEastAsia"/>
        </w:rPr>
        <w:t>(</w:t>
      </w:r>
      <w:r>
        <w:rPr>
          <w:rStyle w:val="bluebold"/>
          <w:rFonts w:eastAsiaTheme="minorEastAsia"/>
        </w:rPr>
        <w:t>Carcass Persistence</w:t>
      </w:r>
      <w:r>
        <w:rPr>
          <w:rFonts w:eastAsiaTheme="minorEastAsia"/>
        </w:rPr>
        <w:t>)</w:t>
      </w:r>
      <w:r>
        <w:t xml:space="preserve">, and detection probability </w:t>
      </w:r>
      <w:r>
        <w:rPr>
          <w:rFonts w:eastAsiaTheme="minorEastAsia"/>
        </w:rPr>
        <w:t>(</w:t>
      </w:r>
      <w:r>
        <w:rPr>
          <w:rStyle w:val="bluebold"/>
          <w:rFonts w:eastAsiaTheme="minorEastAsia"/>
        </w:rPr>
        <w:t>Detection Probability</w:t>
      </w:r>
      <w:r>
        <w:rPr>
          <w:rFonts w:eastAsiaTheme="minorEastAsia"/>
        </w:rPr>
        <w:t>)</w:t>
      </w:r>
      <w:r>
        <w:t xml:space="preserve"> parameters as well as for the overall </w:t>
      </w:r>
      <w:r w:rsidR="00AD119C">
        <w:t>mortality</w:t>
      </w:r>
      <w:r>
        <w:t xml:space="preserve"> estimation </w:t>
      </w:r>
      <w:r>
        <w:rPr>
          <w:rFonts w:eastAsiaTheme="minorEastAsia"/>
        </w:rPr>
        <w:t>(</w:t>
      </w:r>
      <w:r w:rsidR="00AD119C">
        <w:rPr>
          <w:rStyle w:val="bluebold"/>
          <w:rFonts w:eastAsiaTheme="minorEastAsia"/>
        </w:rPr>
        <w:t>Mortality</w:t>
      </w:r>
      <w:r>
        <w:rPr>
          <w:rStyle w:val="bluebold"/>
          <w:rFonts w:eastAsiaTheme="minorEastAsia"/>
        </w:rPr>
        <w:t xml:space="preserve"> Estimation</w:t>
      </w:r>
      <w:r>
        <w:rPr>
          <w:rFonts w:eastAsiaTheme="minorEastAsia"/>
        </w:rPr>
        <w:t>)</w:t>
      </w:r>
      <w:r>
        <w:t xml:space="preserve">. </w:t>
      </w:r>
    </w:p>
    <w:p w14:paraId="4E4DF40B" w14:textId="186E46D5" w:rsidR="00D87DFF" w:rsidRDefault="00D87DFF" w:rsidP="0055709E">
      <w:pPr>
        <w:pStyle w:val="Heading3"/>
        <w:numPr>
          <w:ilvl w:val="2"/>
          <w:numId w:val="46"/>
        </w:numPr>
        <w:spacing w:line="360" w:lineRule="auto"/>
      </w:pPr>
      <w:bookmarkStart w:id="24" w:name="_Toc515373779"/>
      <w:r w:rsidRPr="008924CA">
        <w:t>Software</w:t>
      </w:r>
      <w:r>
        <w:t xml:space="preserve"> Modules</w:t>
      </w:r>
      <w:bookmarkEnd w:id="24"/>
    </w:p>
    <w:p w14:paraId="1F981959" w14:textId="4E779755" w:rsidR="00D87DFF" w:rsidRDefault="008924CA" w:rsidP="00BE165D">
      <w:pPr>
        <w:pStyle w:val="BodyText"/>
      </w:pPr>
      <w:r>
        <w:t xml:space="preserve">GenEst </w:t>
      </w:r>
      <w:r w:rsidR="00D87DFF">
        <w:t xml:space="preserve">software includes </w:t>
      </w:r>
      <w:r w:rsidR="00D13AB0">
        <w:t>two primary</w:t>
      </w:r>
      <w:r w:rsidR="00D87DFF">
        <w:t xml:space="preserve"> modules</w:t>
      </w:r>
      <w:r w:rsidR="00D13AB0">
        <w:t>, each with submodules</w:t>
      </w:r>
      <w:r w:rsidR="00D87DFF">
        <w:t>:</w:t>
      </w:r>
    </w:p>
    <w:p w14:paraId="379F067A" w14:textId="77777777" w:rsidR="00BE165D" w:rsidRDefault="008924CA" w:rsidP="0055709E">
      <w:pPr>
        <w:pStyle w:val="List3"/>
        <w:numPr>
          <w:ilvl w:val="0"/>
          <w:numId w:val="47"/>
        </w:numPr>
        <w:ind w:left="720" w:firstLine="0"/>
      </w:pPr>
      <w:r>
        <w:t>Data input</w:t>
      </w:r>
      <w:r w:rsidR="00D87DFF">
        <w:t xml:space="preserve">—For </w:t>
      </w:r>
      <w:r>
        <w:t>pointing the software to the folder containing the data input files (Searcher Efficiency, Carcass Persistence, Search Schedule, Density Weighted Proportion, and Observed Fatalities), all in .csv format</w:t>
      </w:r>
      <w:r w:rsidR="00D87DFF">
        <w:t>.</w:t>
      </w:r>
    </w:p>
    <w:p w14:paraId="13CB4265" w14:textId="6B088866" w:rsidR="00D87DFF" w:rsidRDefault="008924CA" w:rsidP="0055709E">
      <w:pPr>
        <w:pStyle w:val="List3"/>
        <w:numPr>
          <w:ilvl w:val="0"/>
          <w:numId w:val="47"/>
        </w:numPr>
        <w:ind w:left="720" w:firstLine="0"/>
      </w:pPr>
      <w:r>
        <w:t>Analyses</w:t>
      </w:r>
      <w:r w:rsidR="00D87DFF">
        <w:t>—</w:t>
      </w:r>
      <w:r w:rsidR="00DE78C7">
        <w:t>For</w:t>
      </w:r>
      <w:r w:rsidR="00D87DFF">
        <w:t xml:space="preserve"> </w:t>
      </w:r>
      <w:r w:rsidR="00D13AB0">
        <w:t xml:space="preserve">determining the best Searcher Efficiency and Carcass Persistence models and </w:t>
      </w:r>
      <w:r w:rsidR="00D87DFF">
        <w:t xml:space="preserve">combining </w:t>
      </w:r>
      <w:r w:rsidR="00D13AB0">
        <w:t xml:space="preserve">input </w:t>
      </w:r>
      <w:r w:rsidR="00D87DFF">
        <w:t xml:space="preserve">data from several search classes </w:t>
      </w:r>
      <w:r w:rsidR="00D13AB0">
        <w:t xml:space="preserve">and/or time periods </w:t>
      </w:r>
      <w:r w:rsidR="00D87DFF">
        <w:t>into an estimate of total mortality</w:t>
      </w:r>
      <w:ins w:id="25" w:author="Dalthorp, Daniel" w:date="2018-06-16T10:26:00Z">
        <w:r w:rsidR="00DD06FC">
          <w:t xml:space="preserve"> and estimates of mortality by </w:t>
        </w:r>
      </w:ins>
      <w:ins w:id="26" w:author="Dalthorp, Daniel" w:date="2018-06-16T10:27:00Z">
        <w:r w:rsidR="00DD06FC">
          <w:t>subcategories (</w:t>
        </w:r>
      </w:ins>
      <w:ins w:id="27" w:author="Dalthorp, Daniel" w:date="2018-06-16T10:28:00Z">
        <w:r w:rsidR="00DD06FC">
          <w:t xml:space="preserve">for example, </w:t>
        </w:r>
      </w:ins>
      <w:ins w:id="28" w:author="Dalthorp, Daniel" w:date="2018-06-16T10:27:00Z">
        <w:r w:rsidR="00DD06FC">
          <w:t xml:space="preserve">season, species, size, sector, </w:t>
        </w:r>
      </w:ins>
      <w:ins w:id="29" w:author="Dalthorp, Daniel" w:date="2018-06-16T10:28:00Z">
        <w:r w:rsidR="00DD06FC">
          <w:t>search team).</w:t>
        </w:r>
      </w:ins>
      <w:del w:id="30" w:author="Dalthorp, Daniel" w:date="2018-06-16T10:26:00Z">
        <w:r w:rsidR="00D87DFF" w:rsidDel="00DD06FC">
          <w:delText>.</w:delText>
        </w:r>
        <w:r w:rsidR="00D13AB0" w:rsidDel="00DD06FC">
          <w:delText xml:space="preserve"> </w:delText>
        </w:r>
      </w:del>
    </w:p>
    <w:p w14:paraId="74802D13" w14:textId="39E4143C" w:rsidR="0070019C" w:rsidRDefault="0070019C" w:rsidP="0055709E">
      <w:pPr>
        <w:pStyle w:val="Heading3"/>
        <w:numPr>
          <w:ilvl w:val="2"/>
          <w:numId w:val="46"/>
        </w:numPr>
        <w:spacing w:line="360" w:lineRule="auto"/>
      </w:pPr>
      <w:bookmarkStart w:id="31" w:name="_Toc515373780"/>
      <w:r>
        <w:t xml:space="preserve">Comparison to Other </w:t>
      </w:r>
      <w:r w:rsidRPr="008924CA">
        <w:t>Methods</w:t>
      </w:r>
      <w:bookmarkEnd w:id="31"/>
    </w:p>
    <w:p w14:paraId="5792158B" w14:textId="6D17B8EC" w:rsidR="0070019C" w:rsidRPr="006C4A7F" w:rsidRDefault="0070019C" w:rsidP="0055709E">
      <w:pPr>
        <w:pStyle w:val="BodyText"/>
        <w:ind w:left="2160" w:firstLine="0"/>
        <w:rPr>
          <w:rFonts w:eastAsiaTheme="minorEastAsia"/>
        </w:rPr>
      </w:pPr>
      <w:r>
        <w:rPr>
          <w:rFonts w:eastAsiaTheme="minorEastAsia"/>
        </w:rPr>
        <w:t xml:space="preserve">Text here describing when and why to use GenEst vs other methods. Reference to </w:t>
      </w:r>
      <w:commentRangeStart w:id="32"/>
      <w:commentRangeStart w:id="33"/>
      <w:r>
        <w:rPr>
          <w:rFonts w:eastAsiaTheme="minorEastAsia"/>
        </w:rPr>
        <w:t>Paul’s table</w:t>
      </w:r>
      <w:commentRangeEnd w:id="32"/>
      <w:r w:rsidR="00DE78C7">
        <w:rPr>
          <w:rStyle w:val="CommentReference"/>
        </w:rPr>
        <w:commentReference w:id="32"/>
      </w:r>
      <w:commentRangeEnd w:id="33"/>
      <w:r w:rsidR="00DD06FC">
        <w:rPr>
          <w:rStyle w:val="CommentReference"/>
        </w:rPr>
        <w:commentReference w:id="33"/>
      </w:r>
      <w:r>
        <w:rPr>
          <w:rFonts w:eastAsiaTheme="minorEastAsia"/>
        </w:rPr>
        <w:t xml:space="preserve">. </w:t>
      </w:r>
    </w:p>
    <w:p w14:paraId="2B9ACA93" w14:textId="59A02116" w:rsidR="005F729F" w:rsidRDefault="005F729F" w:rsidP="0055709E">
      <w:pPr>
        <w:pStyle w:val="Heading2"/>
        <w:numPr>
          <w:ilvl w:val="1"/>
          <w:numId w:val="46"/>
        </w:numPr>
      </w:pPr>
      <w:bookmarkStart w:id="34" w:name="_Toc515373781"/>
      <w:bookmarkStart w:id="35" w:name="_Toc483933235"/>
      <w:r>
        <w:t>Installation Instructions</w:t>
      </w:r>
      <w:bookmarkEnd w:id="34"/>
    </w:p>
    <w:p w14:paraId="6C5A2737" w14:textId="5756BAC1" w:rsidR="005F729F" w:rsidRDefault="001332D0" w:rsidP="00BE165D">
      <w:pPr>
        <w:pStyle w:val="BodyText"/>
      </w:pPr>
      <w:r>
        <w:t>GenEst is available as an R package. Thus, you will need to download and install R (</w:t>
      </w:r>
      <w:r w:rsidRPr="001332D0">
        <w:t>https://cran.r-project.org/</w:t>
      </w:r>
      <w:r>
        <w:t>) before using GenEst.</w:t>
      </w:r>
    </w:p>
    <w:p w14:paraId="3CAAACF5" w14:textId="5C385766" w:rsidR="001332D0" w:rsidRDefault="001332D0" w:rsidP="005F729F">
      <w:pPr>
        <w:pStyle w:val="BodyText"/>
      </w:pPr>
    </w:p>
    <w:p w14:paraId="2C0CF25A" w14:textId="527D4B76" w:rsidR="00E367FE" w:rsidRDefault="00E367FE" w:rsidP="00BE165D">
      <w:pPr>
        <w:pStyle w:val="BodyText"/>
      </w:pPr>
      <w:commentRangeStart w:id="36"/>
      <w:r>
        <w:t xml:space="preserve">GenEst is available for download from the USGS GitHub repository. Within R, ensure that you have the </w:t>
      </w:r>
      <w:r>
        <w:rPr>
          <w:rFonts w:ascii="Consolas" w:hAnsi="Consolas" w:cs="Courier New"/>
        </w:rPr>
        <w:t>devtools</w:t>
      </w:r>
      <w:r>
        <w:t xml:space="preserve"> package installed and loaded into R by running</w:t>
      </w:r>
    </w:p>
    <w:p w14:paraId="065B0B15" w14:textId="19639234" w:rsid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w:t>
      </w:r>
      <w:r>
        <w:rPr>
          <w:rFonts w:ascii="Consolas" w:hAnsi="Consolas" w:cs="Courier New"/>
        </w:rPr>
        <w:t>devtools</w:t>
      </w:r>
      <w:r w:rsidRPr="00E367FE">
        <w:rPr>
          <w:rFonts w:ascii="Consolas" w:hAnsi="Consolas" w:cs="Courier New"/>
        </w:rPr>
        <w:t>")</w:t>
      </w:r>
    </w:p>
    <w:p w14:paraId="240EEEA4" w14:textId="4D1253C2" w:rsidR="00E367FE" w:rsidRDefault="00E367FE" w:rsidP="00BE165D">
      <w:pPr>
        <w:pStyle w:val="BodyText"/>
        <w:rPr>
          <w:rFonts w:ascii="Consolas" w:hAnsi="Consolas" w:cs="Courier New"/>
        </w:rPr>
      </w:pPr>
      <w:r w:rsidRPr="00E367FE">
        <w:rPr>
          <w:rFonts w:ascii="Consolas" w:hAnsi="Consolas" w:cs="Courier New"/>
        </w:rPr>
        <w:lastRenderedPageBreak/>
        <w:t>library(</w:t>
      </w:r>
      <w:r>
        <w:rPr>
          <w:rFonts w:ascii="Consolas" w:hAnsi="Consolas" w:cs="Courier New"/>
        </w:rPr>
        <w:t>devtools</w:t>
      </w:r>
      <w:r w:rsidRPr="00E367FE">
        <w:rPr>
          <w:rFonts w:ascii="Consolas" w:hAnsi="Consolas" w:cs="Courier New"/>
        </w:rPr>
        <w:t>)</w:t>
      </w:r>
    </w:p>
    <w:p w14:paraId="4323BD43" w14:textId="77777777" w:rsidR="00E367FE" w:rsidRDefault="00E367FE" w:rsidP="00E367FE">
      <w:pPr>
        <w:pStyle w:val="BodyText"/>
        <w:ind w:firstLine="0"/>
      </w:pPr>
    </w:p>
    <w:p w14:paraId="1D0FDDFD" w14:textId="3BC301AA" w:rsidR="00E367FE" w:rsidRDefault="00E367FE" w:rsidP="00BE165D">
      <w:pPr>
        <w:pStyle w:val="BodyText"/>
        <w:ind w:firstLine="0"/>
      </w:pPr>
      <w:r>
        <w:t>Then download and install the GenEst package</w:t>
      </w:r>
    </w:p>
    <w:p w14:paraId="74FB4882" w14:textId="07A89EDA" w:rsidR="00E367FE" w:rsidRDefault="00E367FE" w:rsidP="00E367FE">
      <w:pPr>
        <w:pStyle w:val="BodyText"/>
        <w:ind w:firstLine="0"/>
      </w:pPr>
    </w:p>
    <w:p w14:paraId="36A215BF" w14:textId="414AD40F" w:rsidR="00E367FE" w:rsidRDefault="00E367FE" w:rsidP="00BE165D">
      <w:pPr>
        <w:pStyle w:val="BodyText"/>
        <w:rPr>
          <w:rFonts w:ascii="Consolas" w:hAnsi="Consolas" w:cs="Courier New"/>
        </w:rPr>
      </w:pPr>
      <w:r w:rsidRPr="00E367FE">
        <w:rPr>
          <w:rFonts w:ascii="Consolas" w:hAnsi="Consolas" w:cs="Courier New"/>
        </w:rPr>
        <w:t>devtools::install_github("</w:t>
      </w:r>
      <w:r>
        <w:rPr>
          <w:rFonts w:ascii="Consolas" w:hAnsi="Consolas" w:cs="Courier New"/>
        </w:rPr>
        <w:t>usgs</w:t>
      </w:r>
      <w:r w:rsidRPr="00E367FE">
        <w:rPr>
          <w:rFonts w:ascii="Consolas" w:hAnsi="Consolas" w:cs="Courier New"/>
        </w:rPr>
        <w:t>/</w:t>
      </w:r>
      <w:r>
        <w:rPr>
          <w:rFonts w:ascii="Consolas" w:hAnsi="Consolas" w:cs="Courier New"/>
        </w:rPr>
        <w:t>GenEst</w:t>
      </w:r>
      <w:r w:rsidRPr="00E367FE">
        <w:rPr>
          <w:rFonts w:ascii="Consolas" w:hAnsi="Consolas" w:cs="Courier New"/>
        </w:rPr>
        <w:t>")</w:t>
      </w:r>
    </w:p>
    <w:p w14:paraId="1C1CE6EE" w14:textId="77777777" w:rsidR="00E367FE" w:rsidRDefault="00E367FE" w:rsidP="00E367FE">
      <w:pPr>
        <w:pStyle w:val="BodyText"/>
      </w:pPr>
    </w:p>
    <w:p w14:paraId="0A7FA371" w14:textId="3FB24A1E" w:rsidR="00E367FE" w:rsidRDefault="00E367FE" w:rsidP="00BE165D">
      <w:pPr>
        <w:pStyle w:val="BodyText"/>
        <w:ind w:firstLine="0"/>
      </w:pPr>
      <w:r>
        <w:t>And load it into the R instance</w:t>
      </w:r>
    </w:p>
    <w:p w14:paraId="35D2392A" w14:textId="79CCA8F0" w:rsidR="00E367FE" w:rsidRDefault="00E367FE" w:rsidP="00E367FE">
      <w:pPr>
        <w:pStyle w:val="BodyText"/>
        <w:ind w:firstLine="0"/>
      </w:pPr>
    </w:p>
    <w:p w14:paraId="61CE1ED0" w14:textId="0F914712" w:rsidR="00C57116" w:rsidRDefault="00C57116"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commentRangeEnd w:id="36"/>
      <w:r w:rsidR="00D34767">
        <w:rPr>
          <w:rStyle w:val="CommentReference"/>
        </w:rPr>
        <w:commentReference w:id="36"/>
      </w:r>
    </w:p>
    <w:p w14:paraId="64730AAB" w14:textId="77777777" w:rsidR="002C57D2" w:rsidRDefault="002C57D2" w:rsidP="005F729F">
      <w:pPr>
        <w:pStyle w:val="BodyText"/>
      </w:pPr>
    </w:p>
    <w:p w14:paraId="787DCA67" w14:textId="4FA0BCAD" w:rsidR="001332D0" w:rsidRDefault="001332D0" w:rsidP="00BE165D">
      <w:pPr>
        <w:pStyle w:val="BodyText"/>
      </w:pPr>
      <w:r>
        <w:t>GenEst will eventually be available from the R package repository (</w:t>
      </w:r>
      <w:hyperlink r:id="rId13" w:history="1">
        <w:r w:rsidRPr="00353DC5">
          <w:rPr>
            <w:rStyle w:val="Hyperlink"/>
          </w:rPr>
          <w:t>http://cran.r-project.org</w:t>
        </w:r>
      </w:hyperlink>
      <w:r>
        <w:t xml:space="preserve">), at which point, the stable version of the software can be downloaded and installed locally by running </w:t>
      </w:r>
    </w:p>
    <w:p w14:paraId="251B9F9E" w14:textId="26B4E7C8" w:rsidR="00E367FE" w:rsidRPr="00E367FE" w:rsidRDefault="00E367FE" w:rsidP="00BE165D">
      <w:pPr>
        <w:pStyle w:val="BodyText"/>
        <w:rPr>
          <w:rFonts w:ascii="Consolas" w:hAnsi="Consolas" w:cs="Courier New"/>
        </w:rPr>
      </w:pPr>
      <w:r>
        <w:rPr>
          <w:rFonts w:ascii="Consolas" w:hAnsi="Consolas" w:cs="Courier New"/>
        </w:rPr>
        <w:t>install.packages</w:t>
      </w:r>
      <w:r w:rsidRPr="00E367FE">
        <w:rPr>
          <w:rFonts w:ascii="Consolas" w:hAnsi="Consolas" w:cs="Courier New"/>
        </w:rPr>
        <w:t>("GenEst")</w:t>
      </w:r>
    </w:p>
    <w:p w14:paraId="58C6E60D" w14:textId="35460412" w:rsidR="002C57D2" w:rsidRDefault="002C57D2" w:rsidP="002C57D2">
      <w:pPr>
        <w:pStyle w:val="BodyText"/>
        <w:ind w:firstLine="0"/>
      </w:pPr>
    </w:p>
    <w:p w14:paraId="5A16F164" w14:textId="17E4F96F" w:rsidR="002C57D2" w:rsidRDefault="002C57D2" w:rsidP="00BE165D">
      <w:pPr>
        <w:pStyle w:val="BodyText"/>
        <w:ind w:firstLine="0"/>
      </w:pPr>
      <w:r>
        <w:t>And then loaded into the R instance via</w:t>
      </w:r>
    </w:p>
    <w:p w14:paraId="4641D271" w14:textId="06FEAEE5" w:rsidR="002C57D2" w:rsidRDefault="002C57D2" w:rsidP="002C57D2">
      <w:pPr>
        <w:pStyle w:val="BodyText"/>
        <w:ind w:firstLine="0"/>
      </w:pPr>
    </w:p>
    <w:p w14:paraId="6DDD5451" w14:textId="77777777" w:rsidR="002C57D2" w:rsidRDefault="002C57D2" w:rsidP="00BE165D">
      <w:pPr>
        <w:pStyle w:val="BodyText"/>
        <w:rPr>
          <w:rFonts w:ascii="Consolas" w:hAnsi="Consolas" w:cs="Courier New"/>
        </w:rPr>
      </w:pPr>
      <w:r w:rsidRPr="00E367FE">
        <w:rPr>
          <w:rFonts w:ascii="Consolas" w:hAnsi="Consolas" w:cs="Courier New"/>
        </w:rPr>
        <w:t>library(</w:t>
      </w:r>
      <w:r>
        <w:rPr>
          <w:rFonts w:ascii="Consolas" w:hAnsi="Consolas" w:cs="Courier New"/>
        </w:rPr>
        <w:t>GenEst</w:t>
      </w:r>
      <w:r w:rsidRPr="00E367FE">
        <w:rPr>
          <w:rFonts w:ascii="Consolas" w:hAnsi="Consolas" w:cs="Courier New"/>
        </w:rPr>
        <w:t>)</w:t>
      </w:r>
    </w:p>
    <w:p w14:paraId="5DB2327A" w14:textId="3B55AA50" w:rsidR="00E367FE" w:rsidRDefault="00E367FE" w:rsidP="005F729F">
      <w:pPr>
        <w:pStyle w:val="BodyText"/>
      </w:pPr>
    </w:p>
    <w:p w14:paraId="3CC94482" w14:textId="29F88862" w:rsidR="007803CA" w:rsidRDefault="007803CA" w:rsidP="00BE165D">
      <w:pPr>
        <w:pStyle w:val="BodyText"/>
      </w:pPr>
      <w:r>
        <w:t>Installing the GenEst package will also lead to all dependency R packages being installed and loaded into the R instance.</w:t>
      </w:r>
      <w:r w:rsidR="00A83024">
        <w:t xml:space="preserve"> In addition, GenEst comes with example data sets, vignettes, and help files, all located within the package folder and accessible via both the command-line and GUI routes.</w:t>
      </w:r>
    </w:p>
    <w:p w14:paraId="7DDA0085" w14:textId="6F221C4F" w:rsidR="005F729F" w:rsidRDefault="005F729F" w:rsidP="0055709E">
      <w:pPr>
        <w:pStyle w:val="Heading2"/>
        <w:numPr>
          <w:ilvl w:val="1"/>
          <w:numId w:val="46"/>
        </w:numPr>
      </w:pPr>
      <w:bookmarkStart w:id="37" w:name="_Toc515373782"/>
      <w:r>
        <w:t>Getting Started</w:t>
      </w:r>
      <w:bookmarkEnd w:id="37"/>
    </w:p>
    <w:p w14:paraId="2F52DCE9" w14:textId="5B656082" w:rsidR="005F729F" w:rsidRDefault="007803CA" w:rsidP="00BE165D">
      <w:pPr>
        <w:pStyle w:val="BodyText"/>
      </w:pPr>
      <w:r>
        <w:t>Initializing the GenEst GUI is as simple as running</w:t>
      </w:r>
    </w:p>
    <w:p w14:paraId="5B343EE1" w14:textId="7566CB84" w:rsidR="007803CA" w:rsidRDefault="007803CA" w:rsidP="005F729F">
      <w:pPr>
        <w:pStyle w:val="BodyText"/>
      </w:pPr>
    </w:p>
    <w:p w14:paraId="60BE61F2" w14:textId="77777777" w:rsidR="007803CA" w:rsidRDefault="007803CA" w:rsidP="00BE165D">
      <w:pPr>
        <w:pStyle w:val="BodyText"/>
        <w:rPr>
          <w:rFonts w:ascii="Consolas" w:hAnsi="Consolas" w:cs="Courier New"/>
        </w:rPr>
      </w:pPr>
      <w:r>
        <w:rPr>
          <w:rFonts w:ascii="Consolas" w:hAnsi="Consolas" w:cs="Courier New"/>
        </w:rPr>
        <w:t>runGenEst</w:t>
      </w:r>
      <w:r w:rsidRPr="00E367FE">
        <w:rPr>
          <w:rFonts w:ascii="Consolas" w:hAnsi="Consolas" w:cs="Courier New"/>
        </w:rPr>
        <w:t>()</w:t>
      </w:r>
      <w:bookmarkEnd w:id="16"/>
      <w:bookmarkEnd w:id="17"/>
      <w:bookmarkEnd w:id="35"/>
    </w:p>
    <w:p w14:paraId="48D2831A" w14:textId="77777777" w:rsidR="007803CA" w:rsidRDefault="007803CA" w:rsidP="007803CA">
      <w:pPr>
        <w:pStyle w:val="BodyText"/>
        <w:ind w:firstLine="0"/>
      </w:pPr>
    </w:p>
    <w:p w14:paraId="4E47733F" w14:textId="737D28A1" w:rsidR="00686304" w:rsidRDefault="00855FF7" w:rsidP="00BE165D">
      <w:pPr>
        <w:pStyle w:val="BodyText"/>
        <w:ind w:firstLine="0"/>
      </w:pPr>
      <w:r>
        <w:t>w</w:t>
      </w:r>
      <w:r w:rsidR="007803CA">
        <w:t>hich will launch the application in your default web browser (</w:t>
      </w:r>
      <w:r w:rsidR="007803CA" w:rsidRPr="00263B14">
        <w:rPr>
          <w:rStyle w:val="bluebold"/>
        </w:rPr>
        <w:t>fig. 1</w:t>
      </w:r>
      <w:r w:rsidR="007803CA">
        <w:t xml:space="preserve">). </w:t>
      </w:r>
      <w:r w:rsidR="00A83024">
        <w:t>The welcome screen for the GUI has a disclaimer that must be acknowledged before proceeding.</w:t>
      </w:r>
      <w:r w:rsidR="008B08D8">
        <w:t xml:space="preserve"> Note that opening the app ties up the active R session</w:t>
      </w:r>
      <w:r w:rsidR="00617A74">
        <w:t xml:space="preserve">. As a result, if you would like to use </w:t>
      </w:r>
      <w:r w:rsidR="00796017">
        <w:t xml:space="preserve">an active R session alongside the GUI, you will need to initiate an additional R session. </w:t>
      </w:r>
    </w:p>
    <w:p w14:paraId="35612A01" w14:textId="0AA5024E" w:rsidR="003002C5" w:rsidRDefault="003002C5" w:rsidP="0055709E">
      <w:pPr>
        <w:pStyle w:val="Heading2"/>
        <w:numPr>
          <w:ilvl w:val="1"/>
          <w:numId w:val="46"/>
        </w:numPr>
      </w:pPr>
      <w:bookmarkStart w:id="38" w:name="_Toc515373783"/>
      <w:r>
        <w:t>Layout</w:t>
      </w:r>
      <w:bookmarkEnd w:id="38"/>
    </w:p>
    <w:p w14:paraId="358479A8" w14:textId="3FB0EFFE" w:rsidR="007803CA" w:rsidRDefault="003002C5" w:rsidP="00BE165D">
      <w:pPr>
        <w:pStyle w:val="BodyText"/>
      </w:pPr>
      <w:r>
        <w:t>The GUI is la</w:t>
      </w:r>
      <w:r w:rsidR="00E850BC">
        <w:t>i</w:t>
      </w:r>
      <w:r>
        <w:t xml:space="preserve">d out using tabs, as shown in the top left corner of </w:t>
      </w:r>
      <w:r w:rsidRPr="00263B14">
        <w:rPr>
          <w:rStyle w:val="bluebold"/>
        </w:rPr>
        <w:t>fig. 1</w:t>
      </w:r>
      <w:r>
        <w:t>: Home, Data Input, Analyses, and About. Once the user acknowledges the disclaimer, they are able to navigate between the tabs. The Home tab is a welcome page and the About tab includes additional information about the GUI and package. The Data Input and Analyses tabs allow active user interaction for analyses.</w:t>
      </w:r>
    </w:p>
    <w:p w14:paraId="7B35DE21" w14:textId="6A398203" w:rsidR="007803CA" w:rsidRDefault="007803CA" w:rsidP="0055709E">
      <w:pPr>
        <w:pStyle w:val="BodyNoIndent"/>
        <w:ind w:left="720"/>
      </w:pPr>
      <w:r>
        <w:rPr>
          <w:noProof/>
        </w:rPr>
        <w:lastRenderedPageBreak/>
        <w:drawing>
          <wp:inline distT="0" distB="0" distL="0" distR="0" wp14:anchorId="1FF35B48" wp14:editId="3E8F69A4">
            <wp:extent cx="6053455" cy="32702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3455" cy="3270250"/>
                    </a:xfrm>
                    <a:prstGeom prst="rect">
                      <a:avLst/>
                    </a:prstGeom>
                  </pic:spPr>
                </pic:pic>
              </a:graphicData>
            </a:graphic>
          </wp:inline>
        </w:drawing>
      </w:r>
      <w:r>
        <w:t xml:space="preserve">    </w:t>
      </w:r>
    </w:p>
    <w:p w14:paraId="5C97A36E" w14:textId="77777777" w:rsidR="007803CA" w:rsidRDefault="007803CA" w:rsidP="007803CA">
      <w:pPr>
        <w:pStyle w:val="BodyNoIndent"/>
      </w:pPr>
    </w:p>
    <w:p w14:paraId="40658E26" w14:textId="3EDCB23B" w:rsidR="007803CA" w:rsidRDefault="007803CA" w:rsidP="0055709E">
      <w:pPr>
        <w:pStyle w:val="FigureCaption"/>
        <w:ind w:left="720"/>
      </w:pPr>
      <w:bookmarkStart w:id="39" w:name="_Toc507357059"/>
      <w:r w:rsidRPr="00263B14">
        <w:rPr>
          <w:rStyle w:val="Figurenumber"/>
        </w:rPr>
        <w:t xml:space="preserve">Figure </w:t>
      </w:r>
      <w:r>
        <w:rPr>
          <w:rStyle w:val="Figurenumber"/>
        </w:rPr>
        <w:t>1</w:t>
      </w:r>
      <w:r w:rsidRPr="00263B14">
        <w:rPr>
          <w:rStyle w:val="Figurenumber"/>
        </w:rPr>
        <w:t>.</w:t>
      </w:r>
      <w:r w:rsidRPr="007E55C0">
        <w:t xml:space="preserve"> </w:t>
      </w:r>
      <w:r w:rsidR="00A83024">
        <w:t>Welcome screen disclaimer for GenEst, as opened in Mozilla Firefox (v58.0.2)</w:t>
      </w:r>
      <w:r w:rsidRPr="007E55C0">
        <w:t>.</w:t>
      </w:r>
      <w:bookmarkEnd w:id="39"/>
    </w:p>
    <w:p w14:paraId="6B0A4D6D" w14:textId="01F3AA89" w:rsidR="00A83024" w:rsidRDefault="00A83024" w:rsidP="0055709E">
      <w:pPr>
        <w:pStyle w:val="Heading1"/>
        <w:numPr>
          <w:ilvl w:val="0"/>
          <w:numId w:val="46"/>
        </w:numPr>
        <w:spacing w:line="360" w:lineRule="auto"/>
      </w:pPr>
      <w:bookmarkStart w:id="40" w:name="_Toc515373784"/>
      <w:r>
        <w:t>Data Input</w:t>
      </w:r>
      <w:bookmarkEnd w:id="40"/>
    </w:p>
    <w:p w14:paraId="44A305FD" w14:textId="7BE1F347" w:rsidR="00C22301" w:rsidRDefault="00C22301" w:rsidP="0055709E">
      <w:pPr>
        <w:pStyle w:val="Heading2"/>
        <w:numPr>
          <w:ilvl w:val="1"/>
          <w:numId w:val="46"/>
        </w:numPr>
      </w:pPr>
      <w:bookmarkStart w:id="41" w:name="_Toc515373785"/>
      <w:r>
        <w:t>Data Files</w:t>
      </w:r>
      <w:bookmarkEnd w:id="41"/>
    </w:p>
    <w:p w14:paraId="22BFF9FD" w14:textId="0828DF65" w:rsidR="00E227B2" w:rsidRDefault="00E227B2" w:rsidP="003358ED">
      <w:pPr>
        <w:pStyle w:val="BodyText"/>
      </w:pPr>
      <w:r>
        <w:t xml:space="preserve">Having acknowledged the disclaimer, </w:t>
      </w:r>
      <w:r w:rsidR="00E87F8E">
        <w:t>the GUI</w:t>
      </w:r>
      <w:r>
        <w:t xml:space="preserve"> </w:t>
      </w:r>
      <w:r w:rsidR="00E87F8E">
        <w:t>is</w:t>
      </w:r>
      <w:r>
        <w:t xml:space="preserve"> now able to</w:t>
      </w:r>
      <w:r w:rsidR="00E87F8E">
        <w:t xml:space="preserve"> accept</w:t>
      </w:r>
      <w:r>
        <w:t xml:space="preserve"> data for use (</w:t>
      </w:r>
      <w:r w:rsidRPr="00263B14">
        <w:rPr>
          <w:rStyle w:val="bluebold"/>
        </w:rPr>
        <w:t xml:space="preserve">fig. </w:t>
      </w:r>
      <w:r>
        <w:rPr>
          <w:rStyle w:val="bluebold"/>
        </w:rPr>
        <w:t>2</w:t>
      </w:r>
      <w:r>
        <w:t>).</w:t>
      </w:r>
      <w:r w:rsidR="003002C5">
        <w:t xml:space="preserve"> </w:t>
      </w:r>
      <w:r>
        <w:t xml:space="preserve">Example data files are provided in the R package </w:t>
      </w:r>
      <w:r w:rsidR="00E87F8E">
        <w:t xml:space="preserve">that can be used within the GUI (in the </w:t>
      </w:r>
      <w:r w:rsidR="00E87F8E" w:rsidRPr="00E87F8E">
        <w:rPr>
          <w:rFonts w:ascii="Consolas" w:hAnsi="Consolas"/>
        </w:rPr>
        <w:t>extdata</w:t>
      </w:r>
      <w:r w:rsidR="00E87F8E">
        <w:t xml:space="preserve"> subfolder in the </w:t>
      </w:r>
      <w:r w:rsidR="00E87F8E" w:rsidRPr="00E87F8E">
        <w:rPr>
          <w:rFonts w:ascii="Consolas" w:hAnsi="Consolas"/>
        </w:rPr>
        <w:t>GenEst</w:t>
      </w:r>
      <w:r w:rsidR="00E87F8E">
        <w:t xml:space="preserve"> package folder, which is located with other R package folders on the user’s computer). Clicking on the “Browse…” button allows the user to locate the </w:t>
      </w:r>
      <w:r w:rsidR="00836815">
        <w:t>files for upload.</w:t>
      </w:r>
    </w:p>
    <w:p w14:paraId="2EBAB9D2" w14:textId="364C70DF" w:rsidR="00BD3548" w:rsidRDefault="00BD3548" w:rsidP="003358ED">
      <w:pPr>
        <w:pStyle w:val="BodyText"/>
      </w:pPr>
      <w:r>
        <w:rPr>
          <w:rFonts w:eastAsiaTheme="minorEastAsia"/>
        </w:rPr>
        <w:t xml:space="preserve">Currently, the GUI can take one of each of </w:t>
      </w:r>
      <w:del w:id="42" w:author="MHuso" w:date="2018-06-13T14:34:00Z">
        <w:r w:rsidDel="00201D21">
          <w:rPr>
            <w:rFonts w:eastAsiaTheme="minorEastAsia"/>
          </w:rPr>
          <w:delText xml:space="preserve">four </w:delText>
        </w:r>
      </w:del>
      <w:ins w:id="43" w:author="MHuso" w:date="2018-06-13T14:34:00Z">
        <w:r w:rsidR="00201D21">
          <w:rPr>
            <w:rFonts w:eastAsiaTheme="minorEastAsia"/>
          </w:rPr>
          <w:t xml:space="preserve">five </w:t>
        </w:r>
      </w:ins>
      <w:r>
        <w:rPr>
          <w:rFonts w:eastAsiaTheme="minorEastAsia"/>
        </w:rPr>
        <w:t xml:space="preserve">data files: Searcher Efficiency, Carcass Persistence, Search Schedule, </w:t>
      </w:r>
      <w:ins w:id="44" w:author="MHuso" w:date="2018-06-13T14:35:00Z">
        <w:r w:rsidR="00201D21">
          <w:rPr>
            <w:rFonts w:eastAsiaTheme="minorEastAsia"/>
          </w:rPr>
          <w:t xml:space="preserve">Density Weighted Proportion, </w:t>
        </w:r>
      </w:ins>
      <w:r>
        <w:rPr>
          <w:rFonts w:eastAsiaTheme="minorEastAsia"/>
        </w:rPr>
        <w:t xml:space="preserve">and Carcass Observations. The files should be formatted with comma separation (either a comma separated value (.csv) or a comma delimited regular text (.txt) file). </w:t>
      </w:r>
      <w:bookmarkStart w:id="45" w:name="_Hlk506908889"/>
      <w:r>
        <w:rPr>
          <w:rStyle w:val="bluebold"/>
          <w:rFonts w:eastAsiaTheme="minorEastAsia"/>
        </w:rPr>
        <w:t>A</w:t>
      </w:r>
      <w:r w:rsidRPr="00407A73">
        <w:rPr>
          <w:rStyle w:val="bluebold"/>
          <w:rFonts w:eastAsiaTheme="minorEastAsia"/>
        </w:rPr>
        <w:t>ppendix A</w:t>
      </w:r>
      <w:bookmarkEnd w:id="45"/>
      <w:r>
        <w:rPr>
          <w:rFonts w:eastAsiaTheme="minorEastAsia"/>
        </w:rPr>
        <w:t xml:space="preserve"> details the necessary and available formats for each of the files. The files required to upload depend on the user’s specific desires </w:t>
      </w:r>
      <w:r>
        <w:t>(</w:t>
      </w:r>
      <w:r w:rsidRPr="00DB1A83">
        <w:rPr>
          <w:rStyle w:val="bluebold"/>
        </w:rPr>
        <w:t>table 1</w:t>
      </w:r>
      <w:r>
        <w:t>). Upon upload, each data file becomes available for inspection (</w:t>
      </w:r>
      <w:r w:rsidRPr="00263B14">
        <w:rPr>
          <w:rStyle w:val="bluebold"/>
        </w:rPr>
        <w:t xml:space="preserve">fig. </w:t>
      </w:r>
      <w:r>
        <w:rPr>
          <w:rStyle w:val="bluebold"/>
        </w:rPr>
        <w:t>3</w:t>
      </w:r>
      <w:r>
        <w:t>) as well as use throughout the GUI.</w:t>
      </w:r>
    </w:p>
    <w:p w14:paraId="230EE41C" w14:textId="77777777" w:rsidR="00BD3548" w:rsidRDefault="00BD3548" w:rsidP="00E227B2">
      <w:pPr>
        <w:pStyle w:val="BodyText"/>
      </w:pPr>
    </w:p>
    <w:p w14:paraId="18C09B8F" w14:textId="7B2D9D6D" w:rsidR="00E87F8E" w:rsidRDefault="00E87F8E" w:rsidP="00E227B2">
      <w:pPr>
        <w:pStyle w:val="BodyText"/>
      </w:pPr>
    </w:p>
    <w:p w14:paraId="1FFD4FE4" w14:textId="3C150660" w:rsidR="00E87F8E" w:rsidRDefault="00E87F8E" w:rsidP="0055709E">
      <w:pPr>
        <w:pStyle w:val="BodyText"/>
      </w:pPr>
      <w:r>
        <w:rPr>
          <w:noProof/>
        </w:rPr>
        <w:lastRenderedPageBreak/>
        <w:drawing>
          <wp:inline distT="0" distB="0" distL="0" distR="0" wp14:anchorId="6494D162" wp14:editId="1BFF6155">
            <wp:extent cx="6053455" cy="28892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73"/>
                    <a:stretch/>
                  </pic:blipFill>
                  <pic:spPr bwMode="auto">
                    <a:xfrm>
                      <a:off x="0" y="0"/>
                      <a:ext cx="6053455" cy="2889250"/>
                    </a:xfrm>
                    <a:prstGeom prst="rect">
                      <a:avLst/>
                    </a:prstGeom>
                    <a:ln>
                      <a:noFill/>
                    </a:ln>
                    <a:extLst>
                      <a:ext uri="{53640926-AAD7-44D8-BBD7-CCE9431645EC}">
                        <a14:shadowObscured xmlns:a14="http://schemas.microsoft.com/office/drawing/2010/main"/>
                      </a:ext>
                    </a:extLst>
                  </pic:spPr>
                </pic:pic>
              </a:graphicData>
            </a:graphic>
          </wp:inline>
        </w:drawing>
      </w:r>
    </w:p>
    <w:p w14:paraId="5D5EC4D6" w14:textId="1CE46CEF" w:rsidR="00E87F8E" w:rsidRDefault="00E87F8E" w:rsidP="003358ED">
      <w:pPr>
        <w:pStyle w:val="FigureCaption"/>
      </w:pPr>
      <w:bookmarkStart w:id="46" w:name="_Toc507357060"/>
      <w:r w:rsidRPr="00263B14">
        <w:rPr>
          <w:rStyle w:val="Figurenumber"/>
        </w:rPr>
        <w:t xml:space="preserve">Figure </w:t>
      </w:r>
      <w:r>
        <w:rPr>
          <w:rStyle w:val="Figurenumber"/>
        </w:rPr>
        <w:t>2</w:t>
      </w:r>
      <w:r w:rsidRPr="00263B14">
        <w:rPr>
          <w:rStyle w:val="Figurenumber"/>
        </w:rPr>
        <w:t>.</w:t>
      </w:r>
      <w:r w:rsidRPr="007E55C0">
        <w:t xml:space="preserve"> </w:t>
      </w:r>
      <w:r>
        <w:t>Browsing to the example data sets within the GenEst R package folder on a Windows (10.0.16299) machine</w:t>
      </w:r>
      <w:r w:rsidRPr="007E55C0">
        <w:t>.</w:t>
      </w:r>
      <w:bookmarkEnd w:id="46"/>
    </w:p>
    <w:p w14:paraId="7E19E191" w14:textId="0E64C63F" w:rsidR="005403BC" w:rsidRDefault="005403BC" w:rsidP="003358ED">
      <w:pPr>
        <w:pStyle w:val="TableTitle"/>
      </w:pPr>
      <w:bookmarkStart w:id="47" w:name="_Toc515373897"/>
      <w:r w:rsidRPr="00513712">
        <w:rPr>
          <w:rStyle w:val="TableNumber0"/>
        </w:rPr>
        <w:t>Table 1.</w:t>
      </w:r>
      <w:r>
        <w:t xml:space="preserve"> </w:t>
      </w:r>
      <w:commentRangeStart w:id="48"/>
      <w:r>
        <w:t xml:space="preserve">Files needed for each analysis </w:t>
      </w:r>
      <w:commentRangeEnd w:id="48"/>
      <w:r w:rsidR="00BA6696">
        <w:rPr>
          <w:rStyle w:val="CommentReference"/>
          <w:rFonts w:ascii="Times New Roman" w:hAnsi="Times New Roman"/>
        </w:rPr>
        <w:commentReference w:id="48"/>
      </w:r>
      <w:bookmarkEnd w:id="47"/>
    </w:p>
    <w:p w14:paraId="1C0D3685" w14:textId="147F9957" w:rsidR="005403BC" w:rsidRPr="00A433FB" w:rsidRDefault="005403BC" w:rsidP="003358ED">
      <w:pPr>
        <w:pStyle w:val="TableHeadnote"/>
      </w:pPr>
      <w:r>
        <w:br/>
      </w:r>
    </w:p>
    <w:tbl>
      <w:tblPr>
        <w:tblStyle w:val="TableGrid"/>
        <w:tblW w:w="9175" w:type="dxa"/>
        <w:tblLayout w:type="fixed"/>
        <w:tblLook w:val="04A0" w:firstRow="1" w:lastRow="0" w:firstColumn="1" w:lastColumn="0" w:noHBand="0" w:noVBand="1"/>
      </w:tblPr>
      <w:tblGrid>
        <w:gridCol w:w="1623"/>
        <w:gridCol w:w="1612"/>
        <w:gridCol w:w="1980"/>
        <w:gridCol w:w="1890"/>
        <w:gridCol w:w="2070"/>
      </w:tblGrid>
      <w:tr w:rsidR="005403BC" w14:paraId="21D7E072" w14:textId="13D58E80" w:rsidTr="005403BC">
        <w:tc>
          <w:tcPr>
            <w:tcW w:w="1623" w:type="dxa"/>
          </w:tcPr>
          <w:p w14:paraId="41F15599" w14:textId="2BA5AE56" w:rsidR="005403BC" w:rsidRPr="00A433FB" w:rsidRDefault="005403BC" w:rsidP="003358ED">
            <w:pPr>
              <w:pStyle w:val="TableCellHeading"/>
            </w:pPr>
            <w:r>
              <w:t>Analysis</w:t>
            </w:r>
          </w:p>
        </w:tc>
        <w:tc>
          <w:tcPr>
            <w:tcW w:w="1612" w:type="dxa"/>
          </w:tcPr>
          <w:p w14:paraId="626D9AC8" w14:textId="2D1E9F3F" w:rsidR="005403BC" w:rsidRPr="00A433FB" w:rsidRDefault="005403BC" w:rsidP="003358ED">
            <w:pPr>
              <w:pStyle w:val="TableCellHeading"/>
            </w:pPr>
            <w:r>
              <w:t>Search Efficiency</w:t>
            </w:r>
          </w:p>
        </w:tc>
        <w:tc>
          <w:tcPr>
            <w:tcW w:w="1980" w:type="dxa"/>
          </w:tcPr>
          <w:p w14:paraId="206DF3A3" w14:textId="4125B7CD" w:rsidR="005403BC" w:rsidRDefault="005403BC" w:rsidP="003358ED">
            <w:pPr>
              <w:pStyle w:val="TableCellHeading"/>
            </w:pPr>
            <w:r>
              <w:t>Carcass Persistence</w:t>
            </w:r>
          </w:p>
        </w:tc>
        <w:tc>
          <w:tcPr>
            <w:tcW w:w="1890" w:type="dxa"/>
          </w:tcPr>
          <w:p w14:paraId="352889DC" w14:textId="34F48592" w:rsidR="005403BC" w:rsidRDefault="005403BC" w:rsidP="003358ED">
            <w:pPr>
              <w:pStyle w:val="TableCellHeading"/>
            </w:pPr>
            <w:r>
              <w:t>Search Schedule</w:t>
            </w:r>
          </w:p>
        </w:tc>
        <w:tc>
          <w:tcPr>
            <w:tcW w:w="2070" w:type="dxa"/>
          </w:tcPr>
          <w:p w14:paraId="02C8852B" w14:textId="56B843D0" w:rsidR="005403BC" w:rsidRDefault="005403BC" w:rsidP="003358ED">
            <w:pPr>
              <w:pStyle w:val="TableCellHeading"/>
            </w:pPr>
            <w:r>
              <w:t>Carcass Observations</w:t>
            </w:r>
          </w:p>
        </w:tc>
      </w:tr>
      <w:tr w:rsidR="005403BC" w14:paraId="47C525DD" w14:textId="61A96CBB" w:rsidTr="005403BC">
        <w:tc>
          <w:tcPr>
            <w:tcW w:w="1623" w:type="dxa"/>
          </w:tcPr>
          <w:p w14:paraId="71CA3D91" w14:textId="68FA4D0A" w:rsidR="005403BC" w:rsidRPr="00A433FB" w:rsidRDefault="005403BC" w:rsidP="003358ED">
            <w:pPr>
              <w:pStyle w:val="TableCellDecAlign"/>
            </w:pPr>
            <w:r>
              <w:t>Search Efficiency</w:t>
            </w:r>
          </w:p>
        </w:tc>
        <w:tc>
          <w:tcPr>
            <w:tcW w:w="1612" w:type="dxa"/>
            <w:vAlign w:val="center"/>
          </w:tcPr>
          <w:p w14:paraId="76A8E0CE" w14:textId="153AD285" w:rsidR="005403BC" w:rsidRPr="00A433FB" w:rsidRDefault="005403BC" w:rsidP="003358ED">
            <w:pPr>
              <w:pStyle w:val="TableCellDecAlign"/>
              <w:tabs>
                <w:tab w:val="clear" w:pos="391"/>
              </w:tabs>
              <w:jc w:val="center"/>
            </w:pPr>
            <w:r>
              <w:t>x</w:t>
            </w:r>
          </w:p>
        </w:tc>
        <w:tc>
          <w:tcPr>
            <w:tcW w:w="1980" w:type="dxa"/>
            <w:vAlign w:val="center"/>
          </w:tcPr>
          <w:p w14:paraId="269741FE" w14:textId="77777777" w:rsidR="005403BC" w:rsidRPr="00A433FB" w:rsidRDefault="005403BC" w:rsidP="003358ED">
            <w:pPr>
              <w:pStyle w:val="TableCellDecAlign"/>
              <w:tabs>
                <w:tab w:val="clear" w:pos="391"/>
              </w:tabs>
              <w:jc w:val="center"/>
            </w:pPr>
          </w:p>
        </w:tc>
        <w:tc>
          <w:tcPr>
            <w:tcW w:w="1890" w:type="dxa"/>
            <w:vAlign w:val="center"/>
          </w:tcPr>
          <w:p w14:paraId="13CB6699" w14:textId="77777777" w:rsidR="005403BC" w:rsidRPr="00A433FB" w:rsidRDefault="005403BC" w:rsidP="003358ED">
            <w:pPr>
              <w:pStyle w:val="TableCellDecAlign"/>
              <w:tabs>
                <w:tab w:val="clear" w:pos="391"/>
              </w:tabs>
              <w:jc w:val="center"/>
            </w:pPr>
          </w:p>
        </w:tc>
        <w:tc>
          <w:tcPr>
            <w:tcW w:w="2070" w:type="dxa"/>
            <w:vAlign w:val="center"/>
          </w:tcPr>
          <w:p w14:paraId="3BBD1EEC" w14:textId="77777777" w:rsidR="005403BC" w:rsidRPr="00A433FB" w:rsidRDefault="005403BC" w:rsidP="003358ED">
            <w:pPr>
              <w:pStyle w:val="TableCellDecAlign"/>
              <w:tabs>
                <w:tab w:val="clear" w:pos="391"/>
              </w:tabs>
              <w:jc w:val="center"/>
            </w:pPr>
          </w:p>
        </w:tc>
      </w:tr>
      <w:tr w:rsidR="005403BC" w14:paraId="5DA26CB4" w14:textId="61581E2C" w:rsidTr="005403BC">
        <w:tc>
          <w:tcPr>
            <w:tcW w:w="1623" w:type="dxa"/>
          </w:tcPr>
          <w:p w14:paraId="714A5FD5" w14:textId="0EBAA3BA" w:rsidR="005403BC" w:rsidRPr="00A433FB" w:rsidRDefault="005403BC" w:rsidP="003358ED">
            <w:pPr>
              <w:pStyle w:val="TableCellDecAlign"/>
            </w:pPr>
            <w:r>
              <w:t>Carcass Persistence</w:t>
            </w:r>
          </w:p>
        </w:tc>
        <w:tc>
          <w:tcPr>
            <w:tcW w:w="1612" w:type="dxa"/>
            <w:vAlign w:val="center"/>
          </w:tcPr>
          <w:p w14:paraId="4D4B5255" w14:textId="6746C251" w:rsidR="005403BC" w:rsidRPr="00A433FB" w:rsidRDefault="005403BC" w:rsidP="003358ED">
            <w:pPr>
              <w:pStyle w:val="TableCellDecAlign"/>
              <w:tabs>
                <w:tab w:val="clear" w:pos="391"/>
              </w:tabs>
              <w:jc w:val="center"/>
            </w:pPr>
          </w:p>
        </w:tc>
        <w:tc>
          <w:tcPr>
            <w:tcW w:w="1980" w:type="dxa"/>
            <w:vAlign w:val="center"/>
          </w:tcPr>
          <w:p w14:paraId="0FA58719" w14:textId="215E0A71" w:rsidR="005403BC" w:rsidRPr="00A433FB" w:rsidRDefault="005403BC" w:rsidP="003358ED">
            <w:pPr>
              <w:pStyle w:val="TableCellDecAlign"/>
              <w:tabs>
                <w:tab w:val="clear" w:pos="391"/>
              </w:tabs>
              <w:jc w:val="center"/>
            </w:pPr>
            <w:r>
              <w:t>x</w:t>
            </w:r>
          </w:p>
        </w:tc>
        <w:tc>
          <w:tcPr>
            <w:tcW w:w="1890" w:type="dxa"/>
            <w:vAlign w:val="center"/>
          </w:tcPr>
          <w:p w14:paraId="5C3C8F3D" w14:textId="77777777" w:rsidR="005403BC" w:rsidRPr="00A433FB" w:rsidRDefault="005403BC" w:rsidP="003358ED">
            <w:pPr>
              <w:pStyle w:val="TableCellDecAlign"/>
              <w:tabs>
                <w:tab w:val="clear" w:pos="391"/>
              </w:tabs>
              <w:jc w:val="center"/>
            </w:pPr>
          </w:p>
        </w:tc>
        <w:tc>
          <w:tcPr>
            <w:tcW w:w="2070" w:type="dxa"/>
            <w:vAlign w:val="center"/>
          </w:tcPr>
          <w:p w14:paraId="0C8A610B" w14:textId="77777777" w:rsidR="005403BC" w:rsidRPr="00A433FB" w:rsidRDefault="005403BC" w:rsidP="003358ED">
            <w:pPr>
              <w:pStyle w:val="TableCellDecAlign"/>
              <w:tabs>
                <w:tab w:val="clear" w:pos="391"/>
              </w:tabs>
              <w:jc w:val="center"/>
            </w:pPr>
          </w:p>
        </w:tc>
      </w:tr>
      <w:tr w:rsidR="005403BC" w14:paraId="6D42FFA2" w14:textId="33B99B6B" w:rsidTr="005403BC">
        <w:tc>
          <w:tcPr>
            <w:tcW w:w="1623" w:type="dxa"/>
          </w:tcPr>
          <w:p w14:paraId="3B312FD3" w14:textId="04DF6DC3" w:rsidR="005403BC" w:rsidRPr="00A433FB" w:rsidRDefault="005403BC" w:rsidP="003358ED">
            <w:pPr>
              <w:pStyle w:val="TableCellDecAlign"/>
            </w:pPr>
            <w:r>
              <w:t>Detection Probability</w:t>
            </w:r>
          </w:p>
        </w:tc>
        <w:tc>
          <w:tcPr>
            <w:tcW w:w="1612" w:type="dxa"/>
            <w:vAlign w:val="center"/>
          </w:tcPr>
          <w:p w14:paraId="690483D9" w14:textId="40CA2759" w:rsidR="005403BC" w:rsidRPr="00A433FB" w:rsidRDefault="005403BC" w:rsidP="003358ED">
            <w:pPr>
              <w:pStyle w:val="TableCellDecAlign"/>
              <w:tabs>
                <w:tab w:val="clear" w:pos="391"/>
              </w:tabs>
              <w:jc w:val="center"/>
            </w:pPr>
            <w:r>
              <w:t>x</w:t>
            </w:r>
          </w:p>
        </w:tc>
        <w:tc>
          <w:tcPr>
            <w:tcW w:w="1980" w:type="dxa"/>
            <w:vAlign w:val="center"/>
          </w:tcPr>
          <w:p w14:paraId="0BA0535A" w14:textId="0D565FE8" w:rsidR="005403BC" w:rsidRPr="00A433FB" w:rsidRDefault="005403BC" w:rsidP="003358ED">
            <w:pPr>
              <w:pStyle w:val="TableCellDecAlign"/>
              <w:tabs>
                <w:tab w:val="clear" w:pos="391"/>
              </w:tabs>
              <w:jc w:val="center"/>
            </w:pPr>
            <w:r>
              <w:t>x</w:t>
            </w:r>
          </w:p>
        </w:tc>
        <w:tc>
          <w:tcPr>
            <w:tcW w:w="1890" w:type="dxa"/>
            <w:vAlign w:val="center"/>
          </w:tcPr>
          <w:p w14:paraId="20AA5740" w14:textId="09245C30" w:rsidR="005403BC" w:rsidRPr="00A433FB" w:rsidRDefault="005403BC" w:rsidP="003358ED">
            <w:pPr>
              <w:pStyle w:val="TableCellDecAlign"/>
              <w:tabs>
                <w:tab w:val="clear" w:pos="391"/>
              </w:tabs>
              <w:jc w:val="center"/>
            </w:pPr>
            <w:r>
              <w:t>x</w:t>
            </w:r>
          </w:p>
        </w:tc>
        <w:tc>
          <w:tcPr>
            <w:tcW w:w="2070" w:type="dxa"/>
            <w:vAlign w:val="center"/>
          </w:tcPr>
          <w:p w14:paraId="728C2917" w14:textId="77777777" w:rsidR="005403BC" w:rsidRPr="00A433FB" w:rsidRDefault="005403BC" w:rsidP="003358ED">
            <w:pPr>
              <w:pStyle w:val="TableCellDecAlign"/>
              <w:tabs>
                <w:tab w:val="clear" w:pos="391"/>
              </w:tabs>
              <w:jc w:val="center"/>
            </w:pPr>
          </w:p>
        </w:tc>
      </w:tr>
      <w:tr w:rsidR="005403BC" w14:paraId="0BD6F2CD" w14:textId="061153AA" w:rsidTr="005403BC">
        <w:tc>
          <w:tcPr>
            <w:tcW w:w="1623" w:type="dxa"/>
          </w:tcPr>
          <w:p w14:paraId="3E55E7F5" w14:textId="7C61BF8D" w:rsidR="005403BC" w:rsidRPr="00A433FB" w:rsidRDefault="00AD119C" w:rsidP="003358ED">
            <w:pPr>
              <w:pStyle w:val="TableCellDecAlign"/>
            </w:pPr>
            <w:r>
              <w:t>Mortality</w:t>
            </w:r>
            <w:r w:rsidR="005403BC">
              <w:t xml:space="preserve"> Estimation</w:t>
            </w:r>
          </w:p>
        </w:tc>
        <w:tc>
          <w:tcPr>
            <w:tcW w:w="1612" w:type="dxa"/>
            <w:vAlign w:val="center"/>
          </w:tcPr>
          <w:p w14:paraId="00B07075" w14:textId="7DFD0E25" w:rsidR="005403BC" w:rsidRPr="00A433FB" w:rsidRDefault="005403BC" w:rsidP="003358ED">
            <w:pPr>
              <w:pStyle w:val="TableCellDecAlign"/>
              <w:tabs>
                <w:tab w:val="clear" w:pos="391"/>
              </w:tabs>
              <w:jc w:val="center"/>
            </w:pPr>
            <w:r>
              <w:t>x</w:t>
            </w:r>
          </w:p>
        </w:tc>
        <w:tc>
          <w:tcPr>
            <w:tcW w:w="1980" w:type="dxa"/>
            <w:vAlign w:val="center"/>
          </w:tcPr>
          <w:p w14:paraId="1208E451" w14:textId="1122A4E9" w:rsidR="005403BC" w:rsidRPr="00A433FB" w:rsidRDefault="005403BC" w:rsidP="003358ED">
            <w:pPr>
              <w:pStyle w:val="TableCellDecAlign"/>
              <w:tabs>
                <w:tab w:val="clear" w:pos="391"/>
              </w:tabs>
              <w:jc w:val="center"/>
            </w:pPr>
            <w:r>
              <w:t>x</w:t>
            </w:r>
          </w:p>
        </w:tc>
        <w:tc>
          <w:tcPr>
            <w:tcW w:w="1890" w:type="dxa"/>
            <w:vAlign w:val="center"/>
          </w:tcPr>
          <w:p w14:paraId="7A2B9FA9" w14:textId="01C77D67" w:rsidR="005403BC" w:rsidRPr="00A433FB" w:rsidRDefault="005403BC" w:rsidP="003358ED">
            <w:pPr>
              <w:pStyle w:val="TableCellDecAlign"/>
              <w:tabs>
                <w:tab w:val="clear" w:pos="391"/>
              </w:tabs>
              <w:jc w:val="center"/>
            </w:pPr>
            <w:r>
              <w:t>x</w:t>
            </w:r>
          </w:p>
        </w:tc>
        <w:tc>
          <w:tcPr>
            <w:tcW w:w="2070" w:type="dxa"/>
            <w:vAlign w:val="center"/>
          </w:tcPr>
          <w:p w14:paraId="61C3616B" w14:textId="4A1DB14E" w:rsidR="005403BC" w:rsidRPr="00A433FB" w:rsidRDefault="005403BC" w:rsidP="003358ED">
            <w:pPr>
              <w:pStyle w:val="TableCellDecAlign"/>
              <w:tabs>
                <w:tab w:val="clear" w:pos="391"/>
              </w:tabs>
              <w:jc w:val="center"/>
            </w:pPr>
            <w:r>
              <w:t>x</w:t>
            </w:r>
          </w:p>
        </w:tc>
      </w:tr>
    </w:tbl>
    <w:p w14:paraId="41A3A6BF" w14:textId="77777777" w:rsidR="005403BC" w:rsidRDefault="005403BC" w:rsidP="005403BC"/>
    <w:p w14:paraId="72312250" w14:textId="0192602F" w:rsidR="00807BA9" w:rsidRDefault="00201D21" w:rsidP="005403BC">
      <w:r>
        <w:rPr>
          <w:noProof/>
        </w:rPr>
        <w:drawing>
          <wp:inline distT="0" distB="0" distL="0" distR="0" wp14:anchorId="6780AB96" wp14:editId="19A8264A">
            <wp:extent cx="6053455" cy="295021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455" cy="2950210"/>
                    </a:xfrm>
                    <a:prstGeom prst="rect">
                      <a:avLst/>
                    </a:prstGeom>
                  </pic:spPr>
                </pic:pic>
              </a:graphicData>
            </a:graphic>
          </wp:inline>
        </w:drawing>
      </w:r>
    </w:p>
    <w:p w14:paraId="1788FF6B" w14:textId="44243741" w:rsidR="00807BA9" w:rsidRDefault="00807BA9" w:rsidP="00201D21"/>
    <w:p w14:paraId="3A1A4CEA" w14:textId="6FDEE03C" w:rsidR="00807BA9" w:rsidRDefault="00807BA9" w:rsidP="0055709E">
      <w:pPr>
        <w:pStyle w:val="FigureCaption"/>
      </w:pPr>
      <w:bookmarkStart w:id="49" w:name="_Toc507357061"/>
      <w:r w:rsidRPr="00263B14">
        <w:rPr>
          <w:rStyle w:val="Figurenumber"/>
        </w:rPr>
        <w:lastRenderedPageBreak/>
        <w:t xml:space="preserve">Figure </w:t>
      </w:r>
      <w:r>
        <w:rPr>
          <w:rStyle w:val="Figurenumber"/>
        </w:rPr>
        <w:t>3</w:t>
      </w:r>
      <w:r w:rsidRPr="00263B14">
        <w:rPr>
          <w:rStyle w:val="Figurenumber"/>
        </w:rPr>
        <w:t>.</w:t>
      </w:r>
      <w:r w:rsidRPr="007E55C0">
        <w:t xml:space="preserve"> </w:t>
      </w:r>
      <w:bookmarkStart w:id="50" w:name="OLE_LINK1"/>
      <w:r>
        <w:t>Visible uploaded data in the GenEst GUI</w:t>
      </w:r>
      <w:bookmarkEnd w:id="50"/>
      <w:r w:rsidRPr="007E55C0">
        <w:t>.</w:t>
      </w:r>
      <w:bookmarkEnd w:id="49"/>
    </w:p>
    <w:p w14:paraId="118FE1F0" w14:textId="4B2A3329" w:rsidR="00C22301" w:rsidRDefault="00273954" w:rsidP="0055709E">
      <w:pPr>
        <w:pStyle w:val="Heading1"/>
        <w:numPr>
          <w:ilvl w:val="0"/>
          <w:numId w:val="46"/>
        </w:numPr>
      </w:pPr>
      <w:bookmarkStart w:id="51" w:name="_Toc515373786"/>
      <w:r>
        <w:t>Analyses</w:t>
      </w:r>
      <w:bookmarkEnd w:id="51"/>
    </w:p>
    <w:p w14:paraId="5C44111A" w14:textId="2CF9807D" w:rsidR="00273954" w:rsidRDefault="00221988" w:rsidP="003358ED">
      <w:pPr>
        <w:ind w:firstLine="720"/>
      </w:pPr>
      <w:r>
        <w:t>Following upload of the data files, the user should navigate to the “Analys</w:t>
      </w:r>
      <w:r w:rsidR="00BA6696">
        <w:t>e</w:t>
      </w:r>
      <w:r>
        <w:t>s” tab</w:t>
      </w:r>
      <w:r w:rsidR="00273954">
        <w:t>.</w:t>
      </w:r>
    </w:p>
    <w:p w14:paraId="3ACBD3DA" w14:textId="555D2866" w:rsidR="00273954" w:rsidRDefault="00273954" w:rsidP="0055709E">
      <w:pPr>
        <w:pStyle w:val="Heading2"/>
        <w:numPr>
          <w:ilvl w:val="1"/>
          <w:numId w:val="46"/>
        </w:numPr>
      </w:pPr>
      <w:bookmarkStart w:id="52" w:name="_Toc515373787"/>
      <w:r>
        <w:t>General Inputs</w:t>
      </w:r>
      <w:bookmarkEnd w:id="52"/>
    </w:p>
    <w:p w14:paraId="22D3779E" w14:textId="5133C8CA" w:rsidR="00F30A60" w:rsidRPr="00AA5429" w:rsidRDefault="00273954" w:rsidP="0055709E">
      <w:pPr>
        <w:rPr>
          <w:rFonts w:eastAsiaTheme="minorEastAsia"/>
        </w:rPr>
      </w:pPr>
      <w:r>
        <w:t>Under the</w:t>
      </w:r>
      <w:r w:rsidR="00221988">
        <w:t xml:space="preserve"> “General Inputs” subtab, </w:t>
      </w:r>
      <w:r>
        <w:t>the user provides</w:t>
      </w:r>
      <w:r w:rsidR="00221988">
        <w:t xml:space="preserve"> two values: “Number of iterations” and “Confidence Level” (</w:t>
      </w:r>
      <w:r w:rsidR="00221988" w:rsidRPr="00263B14">
        <w:rPr>
          <w:rStyle w:val="bluebold"/>
        </w:rPr>
        <w:t xml:space="preserve">fig. </w:t>
      </w:r>
      <w:r w:rsidR="00221988">
        <w:rPr>
          <w:rStyle w:val="bluebold"/>
        </w:rPr>
        <w:t>4</w:t>
      </w:r>
      <w:r w:rsidR="00221988">
        <w:t>)</w:t>
      </w:r>
      <w:r w:rsidR="00F30A60">
        <w:t xml:space="preserve"> and </w:t>
      </w:r>
      <w:del w:id="53" w:author="Dalthorp, Daniel" w:date="2018-06-16T10:33:00Z">
        <w:r w:rsidR="00F30A60" w:rsidDel="00771700">
          <w:delText>is asked to</w:delText>
        </w:r>
      </w:del>
      <w:ins w:id="54" w:author="Dalthorp, Daniel" w:date="2018-06-16T10:33:00Z">
        <w:r w:rsidR="00771700">
          <w:t>may</w:t>
        </w:r>
      </w:ins>
      <w:r w:rsidR="00F30A60">
        <w:t xml:space="preserve"> supply a third (optional) value</w:t>
      </w:r>
      <w:ins w:id="55" w:author="Dalthorp, Daniel" w:date="2018-06-16T10:33:00Z">
        <w:r w:rsidR="00771700">
          <w:t>, "Size Class Column</w:t>
        </w:r>
      </w:ins>
      <w:r w:rsidR="00221988">
        <w:t>.</w:t>
      </w:r>
      <w:ins w:id="56" w:author="Dalthorp, Daniel" w:date="2018-06-16T10:34:00Z">
        <w:r w:rsidR="00771700">
          <w:t>"</w:t>
        </w:r>
      </w:ins>
      <w:r w:rsidR="00987FDF">
        <w:t xml:space="preserve"> The “Number of iterations” controls the number of replicates used to estimate parameters, defaults to 1,000, and must be an integer value 1 or larger, with current support up to </w:t>
      </w:r>
      <w:r w:rsidR="00987FDF" w:rsidRPr="00987FDF">
        <w:t>10</w:t>
      </w:r>
      <w:r w:rsidR="00987FDF">
        <w:t>,</w:t>
      </w:r>
      <w:r w:rsidR="00987FDF" w:rsidRPr="00987FDF">
        <w:t>000</w:t>
      </w:r>
      <w:r w:rsidR="00987FDF">
        <w:t xml:space="preserve">. </w:t>
      </w:r>
      <w:ins w:id="57" w:author="Dalthorp, Daniel" w:date="2018-06-16T10:35:00Z">
        <w:r w:rsidR="00771700">
          <w:t>The reliability of the estimates increases with the number of iterations but so does the time it takes for the analyses to run.</w:t>
        </w:r>
      </w:ins>
      <w:ins w:id="58" w:author="Dalthorp, Daniel" w:date="2018-06-16T10:36:00Z">
        <w:r w:rsidR="00771700">
          <w:t xml:space="preserve"> </w:t>
        </w:r>
      </w:ins>
      <w:r w:rsidR="00987FDF">
        <w:t>The “Confidence Level” defines the probability used to describe the spread of distributions (for parameters and state variables), defaults to 0.9</w:t>
      </w:r>
      <w:r w:rsidR="00BA6696">
        <w:t>5</w:t>
      </w:r>
      <w:r w:rsidR="00987FDF">
        <w:t xml:space="preserve"> (a.k.a. 9</w:t>
      </w:r>
      <w:r w:rsidR="00BA6696">
        <w:t>5</w:t>
      </w:r>
      <w:r w:rsidR="00987FDF">
        <w:t>%) and must be between 0 and 1.</w:t>
      </w:r>
      <w:r w:rsidR="00F30A60">
        <w:t xml:space="preserve"> </w:t>
      </w:r>
      <w:r w:rsidR="00553721">
        <w:t>In addition, t</w:t>
      </w:r>
      <w:r w:rsidR="00F30A60">
        <w:t xml:space="preserve">he user is asked to choose </w:t>
      </w:r>
      <w:r w:rsidR="00F30A60" w:rsidRPr="003358ED">
        <w:rPr>
          <w:rFonts w:eastAsiaTheme="minorEastAsia"/>
        </w:rPr>
        <w:t>a “Size Class Column (optional)</w:t>
      </w:r>
      <w:del w:id="59" w:author="Dalthorp, Daniel" w:date="2018-06-16T10:37:00Z">
        <w:r w:rsidR="00F30A60" w:rsidRPr="003358ED" w:rsidDel="00771700">
          <w:rPr>
            <w:rFonts w:eastAsiaTheme="minorEastAsia"/>
          </w:rPr>
          <w:delText>.</w:delText>
        </w:r>
      </w:del>
      <w:r w:rsidR="00F30A60" w:rsidRPr="003358ED">
        <w:rPr>
          <w:rFonts w:eastAsiaTheme="minorEastAsia"/>
        </w:rPr>
        <w:t xml:space="preserve">” </w:t>
      </w:r>
      <w:ins w:id="60" w:author="Dalthorp, Daniel" w:date="2018-06-16T10:38:00Z">
        <w:r w:rsidR="00771700">
          <w:rPr>
            <w:rFonts w:eastAsiaTheme="minorEastAsia"/>
          </w:rPr>
          <w:t xml:space="preserve">to account for differences in detection probability </w:t>
        </w:r>
      </w:ins>
      <w:ins w:id="61" w:author="Dalthorp, Daniel" w:date="2018-06-16T10:39:00Z">
        <w:r w:rsidR="00771700">
          <w:rPr>
            <w:rFonts w:eastAsiaTheme="minorEastAsia"/>
          </w:rPr>
          <w:t>among</w:t>
        </w:r>
      </w:ins>
      <w:ins w:id="62" w:author="Dalthorp, Daniel" w:date="2018-06-16T10:38:00Z">
        <w:r w:rsidR="00771700">
          <w:rPr>
            <w:rFonts w:eastAsiaTheme="minorEastAsia"/>
          </w:rPr>
          <w:t xml:space="preserve"> carcasses of different </w:t>
        </w:r>
      </w:ins>
      <w:ins w:id="63" w:author="Dalthorp, Daniel" w:date="2018-06-16T10:37:00Z">
        <w:r w:rsidR="00771700">
          <w:rPr>
            <w:rFonts w:eastAsiaTheme="minorEastAsia"/>
          </w:rPr>
          <w:t>size</w:t>
        </w:r>
      </w:ins>
      <w:ins w:id="64" w:author="Dalthorp, Daniel" w:date="2018-06-16T10:39:00Z">
        <w:r w:rsidR="00771700">
          <w:rPr>
            <w:rFonts w:eastAsiaTheme="minorEastAsia"/>
          </w:rPr>
          <w:t xml:space="preserve">s. </w:t>
        </w:r>
      </w:ins>
      <w:ins w:id="65" w:author="Dalthorp, Daniel" w:date="2018-06-16T10:40:00Z">
        <w:r w:rsidR="00771700">
          <w:rPr>
            <w:rFonts w:eastAsiaTheme="minorEastAsia"/>
          </w:rPr>
          <w:t>All s</w:t>
        </w:r>
      </w:ins>
      <w:ins w:id="66" w:author="Dalthorp, Daniel" w:date="2018-06-16T10:39:00Z">
        <w:r w:rsidR="00771700">
          <w:rPr>
            <w:rFonts w:eastAsiaTheme="minorEastAsia"/>
          </w:rPr>
          <w:t xml:space="preserve">ize classes </w:t>
        </w:r>
      </w:ins>
      <w:ins w:id="67" w:author="Dalthorp, Daniel" w:date="2018-06-16T10:42:00Z">
        <w:r w:rsidR="00440834">
          <w:rPr>
            <w:rFonts w:eastAsiaTheme="minorEastAsia"/>
          </w:rPr>
          <w:t xml:space="preserve">(for example, "large", "medium", "small", "bat") </w:t>
        </w:r>
      </w:ins>
      <w:ins w:id="68" w:author="Dalthorp, Daniel" w:date="2018-06-16T10:40:00Z">
        <w:r w:rsidR="00771700">
          <w:rPr>
            <w:rFonts w:eastAsiaTheme="minorEastAsia"/>
          </w:rPr>
          <w:t xml:space="preserve">used in the analysis </w:t>
        </w:r>
      </w:ins>
      <w:ins w:id="69" w:author="Dalthorp, Daniel" w:date="2018-06-16T10:39:00Z">
        <w:r w:rsidR="00771700">
          <w:rPr>
            <w:rFonts w:eastAsiaTheme="minorEastAsia"/>
          </w:rPr>
          <w:t xml:space="preserve">must be represented </w:t>
        </w:r>
      </w:ins>
      <w:del w:id="70" w:author="Dalthorp, Daniel" w:date="2018-06-16T10:42:00Z">
        <w:r w:rsidR="00F30A60" w:rsidRPr="003358ED" w:rsidDel="00440834">
          <w:rPr>
            <w:rFonts w:eastAsiaTheme="minorEastAsia"/>
          </w:rPr>
          <w:delText xml:space="preserve">The </w:delText>
        </w:r>
        <w:r w:rsidR="006A28A0" w:rsidRPr="003358ED" w:rsidDel="00440834">
          <w:rPr>
            <w:rFonts w:eastAsiaTheme="minorEastAsia"/>
          </w:rPr>
          <w:delText xml:space="preserve">software offers as </w:delText>
        </w:r>
        <w:r w:rsidR="00F30A60" w:rsidRPr="003358ED" w:rsidDel="00440834">
          <w:rPr>
            <w:rFonts w:eastAsiaTheme="minorEastAsia"/>
          </w:rPr>
          <w:delText xml:space="preserve">options </w:delText>
        </w:r>
        <w:r w:rsidR="006A28A0" w:rsidRPr="003358ED" w:rsidDel="00440834">
          <w:rPr>
            <w:rFonts w:eastAsiaTheme="minorEastAsia"/>
          </w:rPr>
          <w:delText xml:space="preserve">those columns that occur </w:delText>
        </w:r>
      </w:del>
      <w:ins w:id="71" w:author="Dalthorp, Daniel" w:date="2018-06-16T10:43:00Z">
        <w:r w:rsidR="00440834">
          <w:rPr>
            <w:rFonts w:eastAsiaTheme="minorEastAsia"/>
          </w:rPr>
          <w:t xml:space="preserve">in the "Size Class Column" </w:t>
        </w:r>
      </w:ins>
      <w:r w:rsidR="006A28A0" w:rsidRPr="003358ED">
        <w:rPr>
          <w:rFonts w:eastAsiaTheme="minorEastAsia"/>
        </w:rPr>
        <w:t xml:space="preserve">in all three of </w:t>
      </w:r>
      <w:r w:rsidR="00F30A60" w:rsidRPr="003358ED">
        <w:rPr>
          <w:rFonts w:eastAsiaTheme="minorEastAsia"/>
        </w:rPr>
        <w:t>Searcher Efficiency</w:t>
      </w:r>
      <w:r w:rsidR="006A28A0" w:rsidRPr="003358ED">
        <w:rPr>
          <w:rFonts w:eastAsiaTheme="minorEastAsia"/>
        </w:rPr>
        <w:t>,</w:t>
      </w:r>
      <w:r w:rsidR="00F30A60" w:rsidRPr="003358ED">
        <w:rPr>
          <w:rFonts w:eastAsiaTheme="minorEastAsia"/>
        </w:rPr>
        <w:t xml:space="preserve"> Carcass Persistence </w:t>
      </w:r>
      <w:r w:rsidR="006A28A0" w:rsidRPr="00AA5429">
        <w:rPr>
          <w:rFonts w:eastAsiaTheme="minorEastAsia"/>
        </w:rPr>
        <w:t>and C</w:t>
      </w:r>
      <w:r w:rsidR="00F30A60" w:rsidRPr="00AA5429">
        <w:rPr>
          <w:rFonts w:eastAsiaTheme="minorEastAsia"/>
        </w:rPr>
        <w:t xml:space="preserve">arcass </w:t>
      </w:r>
      <w:r w:rsidR="006A28A0" w:rsidRPr="00AA5429">
        <w:rPr>
          <w:rFonts w:eastAsiaTheme="minorEastAsia"/>
        </w:rPr>
        <w:t>O</w:t>
      </w:r>
      <w:r w:rsidR="00F30A60" w:rsidRPr="00AA5429">
        <w:rPr>
          <w:rFonts w:eastAsiaTheme="minorEastAsia"/>
        </w:rPr>
        <w:t xml:space="preserve">bservations </w:t>
      </w:r>
      <w:r w:rsidR="006A28A0" w:rsidRPr="00AA5429">
        <w:rPr>
          <w:rFonts w:eastAsiaTheme="minorEastAsia"/>
        </w:rPr>
        <w:t>input files.</w:t>
      </w:r>
    </w:p>
    <w:p w14:paraId="04583D34" w14:textId="77777777" w:rsidR="00F30A60" w:rsidRDefault="00F30A60" w:rsidP="00221988">
      <w:pPr>
        <w:ind w:firstLine="720"/>
      </w:pPr>
    </w:p>
    <w:p w14:paraId="3F4FF056" w14:textId="77777777" w:rsidR="00987FDF" w:rsidRDefault="00987FDF" w:rsidP="00221988">
      <w:pPr>
        <w:ind w:firstLine="720"/>
      </w:pPr>
    </w:p>
    <w:p w14:paraId="33B2B976" w14:textId="64C2B6AA" w:rsidR="00987FDF" w:rsidRDefault="006A28A0" w:rsidP="0055709E">
      <w:pPr>
        <w:pStyle w:val="ListParagraph"/>
      </w:pPr>
      <w:r>
        <w:rPr>
          <w:noProof/>
        </w:rPr>
        <w:drawing>
          <wp:inline distT="0" distB="0" distL="0" distR="0" wp14:anchorId="0A281C7E" wp14:editId="2597CDF7">
            <wp:extent cx="4915814" cy="28521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6" cy="2879233"/>
                    </a:xfrm>
                    <a:prstGeom prst="rect">
                      <a:avLst/>
                    </a:prstGeom>
                  </pic:spPr>
                </pic:pic>
              </a:graphicData>
            </a:graphic>
          </wp:inline>
        </w:drawing>
      </w:r>
    </w:p>
    <w:p w14:paraId="271A6F69" w14:textId="21B16659" w:rsidR="00987FDF" w:rsidRDefault="00987FDF" w:rsidP="0055709E">
      <w:pPr>
        <w:pStyle w:val="FigureCaption"/>
        <w:ind w:left="720"/>
      </w:pPr>
      <w:bookmarkStart w:id="72" w:name="_Toc507357062"/>
      <w:r w:rsidRPr="00263B14">
        <w:rPr>
          <w:rStyle w:val="Figurenumber"/>
        </w:rPr>
        <w:t xml:space="preserve">Figure </w:t>
      </w:r>
      <w:r>
        <w:rPr>
          <w:rStyle w:val="Figurenumber"/>
        </w:rPr>
        <w:t>4</w:t>
      </w:r>
      <w:r w:rsidRPr="00263B14">
        <w:rPr>
          <w:rStyle w:val="Figurenumber"/>
        </w:rPr>
        <w:t>.</w:t>
      </w:r>
      <w:r w:rsidRPr="007E55C0">
        <w:t xml:space="preserve"> </w:t>
      </w:r>
      <w:r>
        <w:t xml:space="preserve">Required </w:t>
      </w:r>
      <w:ins w:id="73" w:author="MHuso" w:date="2018-06-13T14:37:00Z">
        <w:r w:rsidR="00201D21">
          <w:t xml:space="preserve">and optional </w:t>
        </w:r>
      </w:ins>
      <w:r>
        <w:t>general inputs</w:t>
      </w:r>
      <w:r w:rsidRPr="007E55C0">
        <w:t>.</w:t>
      </w:r>
      <w:bookmarkEnd w:id="72"/>
    </w:p>
    <w:p w14:paraId="5680CE60" w14:textId="73259CFE" w:rsidR="00A64FE5" w:rsidRDefault="00A64FE5" w:rsidP="0055709E">
      <w:pPr>
        <w:pStyle w:val="Heading2"/>
        <w:numPr>
          <w:ilvl w:val="1"/>
          <w:numId w:val="46"/>
        </w:numPr>
      </w:pPr>
      <w:bookmarkStart w:id="74" w:name="_Toc515373788"/>
      <w:bookmarkStart w:id="75" w:name="_Toc474138308"/>
      <w:bookmarkStart w:id="76" w:name="_Toc483933249"/>
      <w:bookmarkEnd w:id="18"/>
      <w:bookmarkEnd w:id="19"/>
      <w:bookmarkEnd w:id="20"/>
      <w:bookmarkEnd w:id="21"/>
      <w:r>
        <w:t>Searcher Efficiency</w:t>
      </w:r>
      <w:bookmarkEnd w:id="74"/>
    </w:p>
    <w:p w14:paraId="22CEAB80" w14:textId="359AE088" w:rsidR="006A1A37" w:rsidRDefault="008F7A9A" w:rsidP="0055709E">
      <w:pPr>
        <w:pStyle w:val="BodyText"/>
        <w:rPr>
          <w:rFonts w:eastAsiaTheme="minorEastAsia"/>
        </w:rPr>
      </w:pPr>
      <w:r w:rsidRPr="00440834">
        <w:rPr>
          <w:rFonts w:eastAsiaTheme="minorEastAsia"/>
          <w:i/>
          <w:rPrChange w:id="77" w:author="Dalthorp, Daniel" w:date="2018-06-16T10:45:00Z">
            <w:rPr>
              <w:rFonts w:eastAsiaTheme="minorEastAsia"/>
            </w:rPr>
          </w:rPrChange>
        </w:rPr>
        <w:t>Searcher efficiency</w:t>
      </w:r>
      <w:r>
        <w:rPr>
          <w:rFonts w:eastAsiaTheme="minorEastAsia"/>
        </w:rPr>
        <w:t xml:space="preserve"> is the probability that a searcher will observe a carcass that is present in the search</w:t>
      </w:r>
      <w:ins w:id="78" w:author="Dalthorp, Daniel" w:date="2018-06-16T10:45:00Z">
        <w:r w:rsidR="00440834">
          <w:rPr>
            <w:rFonts w:eastAsiaTheme="minorEastAsia"/>
          </w:rPr>
          <w:t>ed</w:t>
        </w:r>
      </w:ins>
      <w:r>
        <w:rPr>
          <w:rFonts w:eastAsiaTheme="minorEastAsia"/>
        </w:rPr>
        <w:t xml:space="preserve"> ar</w:t>
      </w:r>
      <w:r w:rsidRPr="0055709E">
        <w:rPr>
          <w:rStyle w:val="BodyTextChar"/>
          <w:rFonts w:eastAsiaTheme="minorEastAsia"/>
        </w:rPr>
        <w:t>e</w:t>
      </w:r>
      <w:r>
        <w:rPr>
          <w:rFonts w:eastAsiaTheme="minorEastAsia"/>
        </w:rPr>
        <w:t xml:space="preserve">a when the search is conducted. </w:t>
      </w:r>
      <w:commentRangeStart w:id="79"/>
      <w:del w:id="80" w:author="Dalthorp, Daniel" w:date="2018-06-16T10:46:00Z">
        <w:r w:rsidR="003F27B6" w:rsidDel="00440834">
          <w:rPr>
            <w:rFonts w:eastAsiaTheme="minorEastAsia"/>
          </w:rPr>
          <w:delText xml:space="preserve">It </w:delText>
        </w:r>
        <w:r w:rsidDel="00440834">
          <w:rPr>
            <w:rFonts w:eastAsiaTheme="minorEastAsia"/>
          </w:rPr>
          <w:delText xml:space="preserve">is typically measured </w:delText>
        </w:r>
        <w:r w:rsidR="00C96EBA" w:rsidDel="00440834">
          <w:rPr>
            <w:rFonts w:eastAsiaTheme="minorEastAsia"/>
          </w:rPr>
          <w:delText>in t</w:delText>
        </w:r>
        <w:r w:rsidR="003F27B6" w:rsidDel="00440834">
          <w:rPr>
            <w:rFonts w:eastAsiaTheme="minorEastAsia"/>
          </w:rPr>
          <w:delText xml:space="preserve">rials </w:delText>
        </w:r>
        <w:r w:rsidR="00C96EBA" w:rsidDel="00440834">
          <w:rPr>
            <w:rFonts w:eastAsiaTheme="minorEastAsia"/>
          </w:rPr>
          <w:delText xml:space="preserve">by individuals not conducting the searches </w:delText>
        </w:r>
        <w:r w:rsidR="003F27B6" w:rsidDel="00440834">
          <w:rPr>
            <w:rFonts w:eastAsiaTheme="minorEastAsia"/>
          </w:rPr>
          <w:delText xml:space="preserve">conducted simultaneously </w:delText>
        </w:r>
        <w:r w:rsidR="006A1A37" w:rsidDel="00440834">
          <w:rPr>
            <w:rFonts w:eastAsiaTheme="minorEastAsia"/>
          </w:rPr>
          <w:delText>with</w:delText>
        </w:r>
        <w:r w:rsidR="003F27B6" w:rsidDel="00440834">
          <w:rPr>
            <w:rFonts w:eastAsiaTheme="minorEastAsia"/>
          </w:rPr>
          <w:delText xml:space="preserve"> the search process</w:delText>
        </w:r>
        <w:r w:rsidR="00C96EBA" w:rsidDel="00440834">
          <w:rPr>
            <w:rFonts w:eastAsiaTheme="minorEastAsia"/>
          </w:rPr>
          <w:delText>.</w:delText>
        </w:r>
      </w:del>
      <w:r w:rsidR="003F27B6">
        <w:rPr>
          <w:rFonts w:eastAsiaTheme="minorEastAsia"/>
        </w:rPr>
        <w:t xml:space="preserve"> </w:t>
      </w:r>
      <w:commentRangeEnd w:id="79"/>
      <w:ins w:id="81" w:author="Dalthorp, Daniel" w:date="2018-06-16T10:46:00Z">
        <w:r w:rsidR="00440834">
          <w:rPr>
            <w:rFonts w:eastAsiaTheme="minorEastAsia"/>
          </w:rPr>
          <w:t xml:space="preserve">Searcher efficiency is typically estimated </w:t>
        </w:r>
      </w:ins>
      <w:ins w:id="82" w:author="Dalthorp, Daniel" w:date="2018-06-16T10:47:00Z">
        <w:r w:rsidR="00440834">
          <w:rPr>
            <w:rFonts w:eastAsiaTheme="minorEastAsia"/>
          </w:rPr>
          <w:t>through</w:t>
        </w:r>
      </w:ins>
      <w:ins w:id="83" w:author="Dalthorp, Daniel" w:date="2018-06-16T10:46:00Z">
        <w:r w:rsidR="00440834">
          <w:rPr>
            <w:rFonts w:eastAsiaTheme="minorEastAsia"/>
          </w:rPr>
          <w:t xml:space="preserve"> field trial</w:t>
        </w:r>
      </w:ins>
      <w:ins w:id="84" w:author="Dalthorp, Daniel" w:date="2018-06-16T10:50:00Z">
        <w:r w:rsidR="00440834">
          <w:rPr>
            <w:rFonts w:eastAsiaTheme="minorEastAsia"/>
          </w:rPr>
          <w:t>s. M</w:t>
        </w:r>
      </w:ins>
      <w:ins w:id="85" w:author="Dalthorp, Daniel" w:date="2018-06-16T10:47:00Z">
        <w:r w:rsidR="00440834">
          <w:rPr>
            <w:rFonts w:eastAsiaTheme="minorEastAsia"/>
          </w:rPr>
          <w:t xml:space="preserve">arked carcasses </w:t>
        </w:r>
      </w:ins>
      <w:ins w:id="86" w:author="Dalthorp, Daniel" w:date="2018-06-16T10:48:00Z">
        <w:r w:rsidR="00440834">
          <w:rPr>
            <w:rFonts w:eastAsiaTheme="minorEastAsia"/>
          </w:rPr>
          <w:t xml:space="preserve">are </w:t>
        </w:r>
      </w:ins>
      <w:ins w:id="87" w:author="Dalthorp, Daniel" w:date="2018-06-16T10:47:00Z">
        <w:r w:rsidR="00440834">
          <w:rPr>
            <w:rFonts w:eastAsiaTheme="minorEastAsia"/>
          </w:rPr>
          <w:t xml:space="preserve">placed </w:t>
        </w:r>
      </w:ins>
      <w:ins w:id="88" w:author="Dalthorp, Daniel" w:date="2018-06-16T10:48:00Z">
        <w:r w:rsidR="00440834">
          <w:rPr>
            <w:rFonts w:eastAsiaTheme="minorEastAsia"/>
          </w:rPr>
          <w:t xml:space="preserve">in the field for </w:t>
        </w:r>
      </w:ins>
      <w:ins w:id="89" w:author="Dalthorp, Daniel" w:date="2018-06-16T10:49:00Z">
        <w:r w:rsidR="00440834">
          <w:rPr>
            <w:rFonts w:eastAsiaTheme="minorEastAsia"/>
          </w:rPr>
          <w:t xml:space="preserve">possible discovery by search </w:t>
        </w:r>
      </w:ins>
      <w:ins w:id="90" w:author="Dalthorp, Daniel" w:date="2018-06-16T10:48:00Z">
        <w:r w:rsidR="00440834">
          <w:rPr>
            <w:rFonts w:eastAsiaTheme="minorEastAsia"/>
          </w:rPr>
          <w:t xml:space="preserve">teams </w:t>
        </w:r>
      </w:ins>
      <w:ins w:id="91" w:author="Dalthorp, Daniel" w:date="2018-06-16T10:51:00Z">
        <w:r w:rsidR="00440834">
          <w:rPr>
            <w:rFonts w:eastAsiaTheme="minorEastAsia"/>
          </w:rPr>
          <w:t xml:space="preserve">during </w:t>
        </w:r>
      </w:ins>
      <w:ins w:id="92" w:author="Dalthorp, Daniel" w:date="2018-06-16T10:52:00Z">
        <w:r w:rsidR="00127609">
          <w:rPr>
            <w:rFonts w:eastAsiaTheme="minorEastAsia"/>
          </w:rPr>
          <w:t xml:space="preserve">routine </w:t>
        </w:r>
      </w:ins>
      <w:ins w:id="93" w:author="Dalthorp, Daniel" w:date="2018-06-16T10:51:00Z">
        <w:r w:rsidR="00440834">
          <w:rPr>
            <w:rFonts w:eastAsiaTheme="minorEastAsia"/>
          </w:rPr>
          <w:t>carcass</w:t>
        </w:r>
        <w:r w:rsidR="00127609">
          <w:rPr>
            <w:rFonts w:eastAsiaTheme="minorEastAsia"/>
          </w:rPr>
          <w:t xml:space="preserve"> surveys</w:t>
        </w:r>
      </w:ins>
      <w:ins w:id="94" w:author="Dalthorp, Daniel" w:date="2018-06-16T10:52:00Z">
        <w:r w:rsidR="00127609">
          <w:rPr>
            <w:rFonts w:eastAsiaTheme="minorEastAsia"/>
          </w:rPr>
          <w:t xml:space="preserve">. </w:t>
        </w:r>
      </w:ins>
      <w:r w:rsidR="00440834">
        <w:rPr>
          <w:rStyle w:val="CommentReference"/>
        </w:rPr>
        <w:commentReference w:id="79"/>
      </w:r>
      <w:r w:rsidR="003F27B6">
        <w:rPr>
          <w:rFonts w:eastAsiaTheme="minorEastAsia"/>
        </w:rPr>
        <w:t xml:space="preserve">Trial carcasses, representing as closely as possible the species composition of </w:t>
      </w:r>
      <w:r w:rsidR="00C96EBA">
        <w:rPr>
          <w:rFonts w:eastAsiaTheme="minorEastAsia"/>
        </w:rPr>
        <w:t>turbine-caused fatalities</w:t>
      </w:r>
      <w:r w:rsidR="003F27B6">
        <w:rPr>
          <w:rFonts w:eastAsiaTheme="minorEastAsia"/>
        </w:rPr>
        <w:t xml:space="preserve"> at the facility, are placed </w:t>
      </w:r>
      <w:r w:rsidR="006A1A37">
        <w:rPr>
          <w:rFonts w:eastAsiaTheme="minorEastAsia"/>
        </w:rPr>
        <w:t xml:space="preserve">at </w:t>
      </w:r>
      <w:r w:rsidR="003F27B6">
        <w:rPr>
          <w:rFonts w:eastAsiaTheme="minorEastAsia"/>
        </w:rPr>
        <w:t>regular</w:t>
      </w:r>
      <w:r w:rsidR="006A1A37">
        <w:rPr>
          <w:rFonts w:eastAsiaTheme="minorEastAsia"/>
        </w:rPr>
        <w:t xml:space="preserve"> intervals</w:t>
      </w:r>
      <w:r w:rsidR="003F27B6">
        <w:rPr>
          <w:rFonts w:eastAsiaTheme="minorEastAsia"/>
        </w:rPr>
        <w:t xml:space="preserve"> </w:t>
      </w:r>
      <w:ins w:id="95" w:author="MHuso" w:date="2018-06-15T12:17:00Z">
        <w:r w:rsidR="00A86C76">
          <w:rPr>
            <w:rFonts w:eastAsiaTheme="minorEastAsia"/>
          </w:rPr>
          <w:t xml:space="preserve">(not necessarily immediately preceding a search) </w:t>
        </w:r>
      </w:ins>
      <w:r>
        <w:rPr>
          <w:rFonts w:eastAsiaTheme="minorEastAsia"/>
        </w:rPr>
        <w:t>within the searched area</w:t>
      </w:r>
      <w:r w:rsidR="003F27B6">
        <w:rPr>
          <w:rFonts w:eastAsiaTheme="minorEastAsia"/>
        </w:rPr>
        <w:t xml:space="preserve">, at locations known only to the trial conductor, not the searchers. After each search, if a trial carcass is not </w:t>
      </w:r>
      <w:r w:rsidR="003F27B6">
        <w:rPr>
          <w:rFonts w:eastAsiaTheme="minorEastAsia"/>
        </w:rPr>
        <w:lastRenderedPageBreak/>
        <w:t xml:space="preserve">reported as found by the searchers, the trial conductor will visit the site to ascertain that indeed the carcass was present, but truly missed or no longer present and hence not eligible for inclusion in the searcher efficiency trial data. </w:t>
      </w:r>
      <w:r w:rsidR="006A1A37">
        <w:rPr>
          <w:rFonts w:eastAsiaTheme="minorEastAsia"/>
        </w:rPr>
        <w:t xml:space="preserve">Trial conductors are encouraged </w:t>
      </w:r>
      <w:ins w:id="96" w:author="MHuso" w:date="2018-06-15T12:15:00Z">
        <w:r w:rsidR="00A86C76">
          <w:rPr>
            <w:rFonts w:eastAsiaTheme="minorEastAsia"/>
          </w:rPr>
          <w:t xml:space="preserve">not to remove carcasses when found so they can be monitored for persistence. </w:t>
        </w:r>
      </w:ins>
      <w:del w:id="97" w:author="MHuso" w:date="2018-06-15T12:15:00Z">
        <w:r w:rsidR="006A1A37" w:rsidDel="00A86C76">
          <w:rPr>
            <w:rFonts w:eastAsiaTheme="minorEastAsia"/>
          </w:rPr>
          <w:delText>to a</w:delText>
        </w:r>
      </w:del>
      <w:ins w:id="98" w:author="MHuso" w:date="2018-06-15T12:15:00Z">
        <w:r w:rsidR="00A86C76">
          <w:rPr>
            <w:rFonts w:eastAsiaTheme="minorEastAsia"/>
          </w:rPr>
          <w:t>A</w:t>
        </w:r>
      </w:ins>
      <w:r w:rsidR="006A1A37">
        <w:rPr>
          <w:rFonts w:eastAsiaTheme="minorEastAsia"/>
        </w:rPr>
        <w:t>llow</w:t>
      </w:r>
      <w:ins w:id="99" w:author="MHuso" w:date="2018-06-15T12:15:00Z">
        <w:r w:rsidR="00A86C76">
          <w:rPr>
            <w:rFonts w:eastAsiaTheme="minorEastAsia"/>
          </w:rPr>
          <w:t>ing</w:t>
        </w:r>
      </w:ins>
      <w:r w:rsidR="006A1A37">
        <w:rPr>
          <w:rFonts w:eastAsiaTheme="minorEastAsia"/>
        </w:rPr>
        <w:t xml:space="preserve"> missed carcasses to remain in the field for potential discovery on a later search</w:t>
      </w:r>
      <w:ins w:id="100" w:author="MHuso" w:date="2018-06-15T12:15:00Z">
        <w:r w:rsidR="00A86C76">
          <w:rPr>
            <w:rFonts w:eastAsiaTheme="minorEastAsia"/>
          </w:rPr>
          <w:t xml:space="preserve"> provides information </w:t>
        </w:r>
      </w:ins>
      <w:ins w:id="101" w:author="Dalthorp, Daniel" w:date="2018-06-16T10:54:00Z">
        <w:r w:rsidR="00127609">
          <w:rPr>
            <w:rFonts w:eastAsiaTheme="minorEastAsia"/>
          </w:rPr>
          <w:t xml:space="preserve">about how searcher efficiency </w:t>
        </w:r>
      </w:ins>
      <w:ins w:id="102" w:author="Dalthorp, Daniel" w:date="2018-06-16T10:57:00Z">
        <w:r w:rsidR="00127609">
          <w:rPr>
            <w:rFonts w:eastAsiaTheme="minorEastAsia"/>
          </w:rPr>
          <w:t xml:space="preserve">for an individual carcass </w:t>
        </w:r>
      </w:ins>
      <w:ins w:id="103" w:author="Dalthorp, Daniel" w:date="2018-06-16T10:54:00Z">
        <w:r w:rsidR="00127609">
          <w:rPr>
            <w:rFonts w:eastAsiaTheme="minorEastAsia"/>
          </w:rPr>
          <w:t xml:space="preserve">changes over time, usually decreasing as carcasses age and as the easy-to-find carcasses are </w:t>
        </w:r>
      </w:ins>
      <w:ins w:id="104" w:author="Dalthorp, Daniel" w:date="2018-06-16T10:57:00Z">
        <w:r w:rsidR="00127609">
          <w:rPr>
            <w:rFonts w:eastAsiaTheme="minorEastAsia"/>
          </w:rPr>
          <w:t>pre</w:t>
        </w:r>
        <w:r w:rsidR="00C12796">
          <w:rPr>
            <w:rFonts w:eastAsiaTheme="minorEastAsia"/>
          </w:rPr>
          <w:t>ferential</w:t>
        </w:r>
      </w:ins>
      <w:ins w:id="105" w:author="Dalthorp, Daniel" w:date="2018-06-16T10:58:00Z">
        <w:r w:rsidR="00C12796">
          <w:rPr>
            <w:rFonts w:eastAsiaTheme="minorEastAsia"/>
          </w:rPr>
          <w:t>ly</w:t>
        </w:r>
      </w:ins>
      <w:ins w:id="106" w:author="Dalthorp, Daniel" w:date="2018-06-16T10:57:00Z">
        <w:r w:rsidR="00C12796">
          <w:rPr>
            <w:rFonts w:eastAsiaTheme="minorEastAsia"/>
          </w:rPr>
          <w:t xml:space="preserve"> </w:t>
        </w:r>
      </w:ins>
      <w:ins w:id="107" w:author="Dalthorp, Daniel" w:date="2018-06-16T10:54:00Z">
        <w:r w:rsidR="00127609">
          <w:rPr>
            <w:rFonts w:eastAsiaTheme="minorEastAsia"/>
          </w:rPr>
          <w:t xml:space="preserve">removed </w:t>
        </w:r>
      </w:ins>
      <w:ins w:id="108" w:author="Dalthorp, Daniel" w:date="2018-06-16T10:58:00Z">
        <w:r w:rsidR="00C12796">
          <w:rPr>
            <w:rFonts w:eastAsiaTheme="minorEastAsia"/>
          </w:rPr>
          <w:t xml:space="preserve">in the first searches after carcass arrival. </w:t>
        </w:r>
      </w:ins>
      <w:ins w:id="109" w:author="MHuso" w:date="2018-06-15T12:15:00Z">
        <w:del w:id="110" w:author="Dalthorp, Daniel" w:date="2018-06-16T10:54:00Z">
          <w:r w:rsidR="00A86C76" w:rsidDel="00127609">
            <w:rPr>
              <w:rFonts w:eastAsiaTheme="minorEastAsia"/>
            </w:rPr>
            <w:delText xml:space="preserve">needed </w:delText>
          </w:r>
        </w:del>
        <w:del w:id="111" w:author="Dalthorp, Daniel" w:date="2018-06-16T10:53:00Z">
          <w:r w:rsidR="00A86C76" w:rsidDel="00127609">
            <w:rPr>
              <w:rFonts w:eastAsiaTheme="minorEastAsia"/>
            </w:rPr>
            <w:delText>to estimate</w:delText>
          </w:r>
        </w:del>
        <w:del w:id="112" w:author="Dalthorp, Daniel" w:date="2018-06-16T10:58:00Z">
          <w:r w:rsidR="00A86C76" w:rsidDel="00C12796">
            <w:rPr>
              <w:rFonts w:eastAsiaTheme="minorEastAsia"/>
            </w:rPr>
            <w:delText xml:space="preserve"> </w:delText>
          </w:r>
        </w:del>
      </w:ins>
      <m:oMath>
        <m:r>
          <w:ins w:id="113" w:author="MHuso" w:date="2018-06-15T12:16:00Z">
            <w:del w:id="114" w:author="Dalthorp, Daniel" w:date="2018-06-16T10:58:00Z">
              <w:rPr>
                <w:rFonts w:ascii="Cambria Math" w:eastAsiaTheme="minorEastAsia" w:hAnsi="Cambria Math"/>
              </w:rPr>
              <m:t>k</m:t>
            </w:del>
          </w:ins>
        </m:r>
      </m:oMath>
      <w:del w:id="115" w:author="Dalthorp, Daniel" w:date="2018-06-16T10:58:00Z">
        <w:r w:rsidR="006A1A37" w:rsidDel="00C12796">
          <w:rPr>
            <w:rFonts w:eastAsiaTheme="minorEastAsia"/>
          </w:rPr>
          <w:delText>.</w:delText>
        </w:r>
      </w:del>
      <w:r w:rsidR="006A1A37">
        <w:rPr>
          <w:rFonts w:eastAsiaTheme="minorEastAsia"/>
        </w:rPr>
        <w:t xml:space="preserve"> </w:t>
      </w:r>
      <w:r w:rsidR="00C96EBA">
        <w:rPr>
          <w:rFonts w:eastAsiaTheme="minorEastAsia"/>
        </w:rPr>
        <w:t>S</w:t>
      </w:r>
      <w:r w:rsidR="00573DF3">
        <w:rPr>
          <w:rFonts w:eastAsiaTheme="minorEastAsia"/>
        </w:rPr>
        <w:t xml:space="preserve">earcher efficiency often varies with characteristics of the individual carcasses or conditions of its search, </w:t>
      </w:r>
      <w:del w:id="116" w:author="Dalthorp, Daniel" w:date="2018-06-16T10:58:00Z">
        <w:r w:rsidR="00573DF3" w:rsidDel="00C12796">
          <w:rPr>
            <w:rFonts w:eastAsiaTheme="minorEastAsia"/>
          </w:rPr>
          <w:delText>e.g.</w:delText>
        </w:r>
      </w:del>
      <w:ins w:id="117" w:author="Dalthorp, Daniel" w:date="2018-06-16T10:58:00Z">
        <w:r w:rsidR="00C12796">
          <w:rPr>
            <w:rFonts w:eastAsiaTheme="minorEastAsia"/>
          </w:rPr>
          <w:t>for example</w:t>
        </w:r>
      </w:ins>
      <w:r w:rsidR="00573DF3">
        <w:rPr>
          <w:rFonts w:eastAsiaTheme="minorEastAsia"/>
        </w:rPr>
        <w:t xml:space="preserve">, size of the carcass, carcass coloration, vegetation density, individual searcher, </w:t>
      </w:r>
      <w:ins w:id="118" w:author="Dalthorp, Daniel" w:date="2018-06-16T10:59:00Z">
        <w:r w:rsidR="00C12796">
          <w:rPr>
            <w:rFonts w:eastAsiaTheme="minorEastAsia"/>
          </w:rPr>
          <w:t xml:space="preserve">season, </w:t>
        </w:r>
      </w:ins>
      <w:del w:id="119" w:author="Dalthorp, Daniel" w:date="2018-06-16T10:59:00Z">
        <w:r w:rsidR="00573DF3" w:rsidDel="00C12796">
          <w:rPr>
            <w:rFonts w:eastAsiaTheme="minorEastAsia"/>
          </w:rPr>
          <w:delText>etc.</w:delText>
        </w:r>
      </w:del>
      <w:ins w:id="120" w:author="Dalthorp, Daniel" w:date="2018-06-16T10:59:00Z">
        <w:r w:rsidR="00C12796">
          <w:rPr>
            <w:rFonts w:eastAsiaTheme="minorEastAsia"/>
          </w:rPr>
          <w:t xml:space="preserve"> and GenEst </w:t>
        </w:r>
      </w:ins>
      <w:ins w:id="121" w:author="Dalthorp, Daniel" w:date="2018-06-16T11:00:00Z">
        <w:r w:rsidR="00C12796">
          <w:rPr>
            <w:rFonts w:eastAsiaTheme="minorEastAsia"/>
          </w:rPr>
          <w:t xml:space="preserve">has tools for accounting for </w:t>
        </w:r>
      </w:ins>
      <w:ins w:id="122" w:author="Dalthorp, Daniel" w:date="2018-06-16T11:01:00Z">
        <w:r w:rsidR="00C12796">
          <w:rPr>
            <w:rFonts w:eastAsiaTheme="minorEastAsia"/>
          </w:rPr>
          <w:t xml:space="preserve">the effects of </w:t>
        </w:r>
      </w:ins>
      <w:ins w:id="123" w:author="Dalthorp, Daniel" w:date="2018-06-16T11:00:00Z">
        <w:r w:rsidR="00C12796">
          <w:rPr>
            <w:rFonts w:eastAsiaTheme="minorEastAsia"/>
          </w:rPr>
          <w:t>such factors</w:t>
        </w:r>
      </w:ins>
      <w:ins w:id="124" w:author="Dalthorp, Daniel" w:date="2018-06-16T11:01:00Z">
        <w:r w:rsidR="00C12796">
          <w:rPr>
            <w:rFonts w:eastAsiaTheme="minorEastAsia"/>
          </w:rPr>
          <w:t xml:space="preserve"> on searcher efficiency.</w:t>
        </w:r>
      </w:ins>
    </w:p>
    <w:p w14:paraId="7075D5BF" w14:textId="16CC46FB" w:rsidR="00A91691" w:rsidRPr="008C6A9E" w:rsidRDefault="00465BDA" w:rsidP="0055709E">
      <w:pPr>
        <w:pStyle w:val="BodyText"/>
      </w:pPr>
      <w:commentRangeStart w:id="125"/>
      <w:del w:id="126" w:author="Dalthorp, Daniel" w:date="2018-06-16T11:01:00Z">
        <w:r w:rsidDel="00C12796">
          <w:rPr>
            <w:rFonts w:eastAsiaTheme="minorEastAsia"/>
          </w:rPr>
          <w:delText>GenEst uses single or repeat carcass detection surveys to estimate searcher efficiency.</w:delText>
        </w:r>
      </w:del>
      <w:commentRangeEnd w:id="125"/>
      <w:r w:rsidR="00C12796">
        <w:rPr>
          <w:rStyle w:val="CommentReference"/>
        </w:rPr>
        <w:commentReference w:id="125"/>
      </w:r>
      <w:del w:id="127" w:author="Dalthorp, Daniel" w:date="2018-06-16T11:01:00Z">
        <w:r w:rsidDel="00C12796">
          <w:rPr>
            <w:rFonts w:eastAsiaTheme="minorEastAsia"/>
          </w:rPr>
          <w:delText xml:space="preserve"> </w:delText>
        </w:r>
      </w:del>
      <w:r w:rsidR="006F43B0">
        <w:rPr>
          <w:rFonts w:eastAsiaTheme="minorEastAsia"/>
        </w:rPr>
        <w:t>Searcher efficiency</w:t>
      </w:r>
      <w:r w:rsidR="00CC6CEA">
        <w:rPr>
          <w:rFonts w:eastAsiaTheme="minorEastAsia"/>
        </w:rPr>
        <w:t xml:space="preserve"> is </w:t>
      </w:r>
      <w:r w:rsidR="00A91691">
        <w:rPr>
          <w:rFonts w:eastAsiaTheme="minorEastAsia"/>
        </w:rPr>
        <w:t xml:space="preserve">modeled with two parameters: </w:t>
      </w:r>
      <m:oMath>
        <m:r>
          <w:rPr>
            <w:rFonts w:ascii="Cambria Math" w:eastAsiaTheme="minorEastAsia" w:hAnsi="Cambria Math"/>
          </w:rPr>
          <m:t>p</m:t>
        </m:r>
      </m:oMath>
      <w:r w:rsidR="00A91691">
        <w:rPr>
          <w:rFonts w:eastAsiaTheme="minorEastAsia"/>
        </w:rPr>
        <w:t xml:space="preserve">, the probability that a carcass that is present is found during the first search after it </w:t>
      </w:r>
      <w:r w:rsidR="00C96EBA">
        <w:rPr>
          <w:rFonts w:eastAsiaTheme="minorEastAsia"/>
        </w:rPr>
        <w:t>arrived</w:t>
      </w:r>
      <w:r w:rsidR="00A91691">
        <w:rPr>
          <w:rFonts w:eastAsiaTheme="minorEastAsia"/>
        </w:rPr>
        <w:t xml:space="preserve">, and </w:t>
      </w:r>
      <m:oMath>
        <m:r>
          <w:rPr>
            <w:rFonts w:ascii="Cambria Math" w:eastAsiaTheme="minorEastAsia" w:hAnsi="Cambria Math"/>
          </w:rPr>
          <m:t>k</m:t>
        </m:r>
      </m:oMath>
      <w:r w:rsidR="00A91691">
        <w:rPr>
          <w:rFonts w:eastAsiaTheme="minorEastAsia"/>
        </w:rPr>
        <w:t>, the</w:t>
      </w:r>
      <w:r>
        <w:rPr>
          <w:rFonts w:eastAsiaTheme="minorEastAsia"/>
        </w:rPr>
        <w:t xml:space="preserve"> </w:t>
      </w:r>
      <w:r w:rsidR="006A1A37">
        <w:rPr>
          <w:rFonts w:eastAsiaTheme="minorEastAsia"/>
        </w:rPr>
        <w:t>proportional reduction in</w:t>
      </w:r>
      <w:r w:rsidR="00A91691">
        <w:rPr>
          <w:rFonts w:eastAsiaTheme="minorEastAsia"/>
        </w:rPr>
        <w:t xml:space="preserve"> the probability that a present carcass is found on each subsequent search</w:t>
      </w:r>
      <w:del w:id="128" w:author="Dalthorp, Daniel" w:date="2018-06-16T11:02:00Z">
        <w:r w:rsidR="00573DF3" w:rsidDel="00F76DC6">
          <w:rPr>
            <w:rFonts w:eastAsiaTheme="minorEastAsia"/>
          </w:rPr>
          <w:delText>;</w:delText>
        </w:r>
      </w:del>
      <w:ins w:id="129" w:author="Dalthorp, Daniel" w:date="2018-06-16T11:02:00Z">
        <w:r w:rsidR="00F76DC6">
          <w:rPr>
            <w:rFonts w:eastAsiaTheme="minorEastAsia"/>
          </w:rPr>
          <w:t>.</w:t>
        </w:r>
      </w:ins>
      <w:r>
        <w:rPr>
          <w:rFonts w:eastAsiaTheme="minorEastAsia"/>
        </w:rPr>
        <w:t xml:space="preserve"> </w:t>
      </w:r>
      <w:ins w:id="130" w:author="Dalthorp, Daniel" w:date="2018-06-16T11:05:00Z">
        <w:r w:rsidR="00F76DC6">
          <w:rPr>
            <w:rFonts w:eastAsiaTheme="minorEastAsia"/>
          </w:rPr>
          <w:t xml:space="preserve">A value of </w:t>
        </w:r>
      </w:ins>
      <m:oMath>
        <m:r>
          <w:rPr>
            <w:rFonts w:ascii="Cambria Math" w:eastAsiaTheme="minorEastAsia" w:hAnsi="Cambria Math"/>
          </w:rPr>
          <m:t>k=0</m:t>
        </m:r>
      </m:oMath>
      <w:r>
        <w:rPr>
          <w:rFonts w:eastAsiaTheme="minorEastAsia"/>
        </w:rPr>
        <w:t xml:space="preserve"> </w:t>
      </w:r>
      <w:del w:id="131" w:author="Dalthorp, Daniel" w:date="2018-06-16T11:05:00Z">
        <w:r w:rsidDel="00F76DC6">
          <w:rPr>
            <w:rFonts w:eastAsiaTheme="minorEastAsia"/>
          </w:rPr>
          <w:delText>means</w:delText>
        </w:r>
      </w:del>
      <w:ins w:id="132" w:author="Dalthorp, Daniel" w:date="2018-06-16T11:05:00Z">
        <w:r w:rsidR="00F76DC6">
          <w:rPr>
            <w:rFonts w:eastAsiaTheme="minorEastAsia"/>
          </w:rPr>
          <w:t>implies</w:t>
        </w:r>
      </w:ins>
      <w:r>
        <w:rPr>
          <w:rFonts w:eastAsiaTheme="minorEastAsia"/>
        </w:rPr>
        <w:t xml:space="preserve"> that carcasses are </w:t>
      </w:r>
      <w:ins w:id="133" w:author="Dalthorp, Daniel" w:date="2018-06-16T11:02:00Z">
        <w:r w:rsidR="00F76DC6">
          <w:rPr>
            <w:rFonts w:eastAsiaTheme="minorEastAsia"/>
          </w:rPr>
          <w:t xml:space="preserve">discoverable </w:t>
        </w:r>
      </w:ins>
      <w:r>
        <w:rPr>
          <w:rFonts w:eastAsiaTheme="minorEastAsia"/>
        </w:rPr>
        <w:t>only</w:t>
      </w:r>
      <w:del w:id="134" w:author="Dalthorp, Daniel" w:date="2018-06-16T11:02:00Z">
        <w:r w:rsidDel="00F76DC6">
          <w:rPr>
            <w:rFonts w:eastAsiaTheme="minorEastAsia"/>
          </w:rPr>
          <w:delText xml:space="preserve"> ever found</w:delText>
        </w:r>
      </w:del>
      <w:r>
        <w:rPr>
          <w:rFonts w:eastAsiaTheme="minorEastAsia"/>
        </w:rPr>
        <w:t xml:space="preserve"> on the first search</w:t>
      </w:r>
      <w:ins w:id="135" w:author="Dalthorp, Daniel" w:date="2018-06-16T11:02:00Z">
        <w:r w:rsidR="00F76DC6">
          <w:rPr>
            <w:rFonts w:eastAsiaTheme="minorEastAsia"/>
          </w:rPr>
          <w:t>,</w:t>
        </w:r>
      </w:ins>
      <w:r>
        <w:rPr>
          <w:rFonts w:eastAsiaTheme="minorEastAsia"/>
        </w:rPr>
        <w:t xml:space="preserve"> and </w:t>
      </w:r>
      <m:oMath>
        <m:r>
          <w:rPr>
            <w:rFonts w:ascii="Cambria Math" w:eastAsiaTheme="minorEastAsia" w:hAnsi="Cambria Math"/>
          </w:rPr>
          <m:t>k=1</m:t>
        </m:r>
      </m:oMath>
      <w:r>
        <w:rPr>
          <w:rFonts w:eastAsiaTheme="minorEastAsia"/>
        </w:rPr>
        <w:t xml:space="preserve"> means that </w:t>
      </w:r>
      <w:ins w:id="136" w:author="Dalthorp, Daniel" w:date="2018-06-16T11:03:00Z">
        <w:r w:rsidR="00F76DC6">
          <w:rPr>
            <w:rFonts w:eastAsiaTheme="minorEastAsia"/>
          </w:rPr>
          <w:t>searcher efficiency remains constant regardless of carcass age and the number of times a carcass has been missed in previous searches.</w:t>
        </w:r>
      </w:ins>
      <w:del w:id="137" w:author="Dalthorp, Daniel" w:date="2018-06-16T11:03:00Z">
        <w:r w:rsidDel="00F76DC6">
          <w:rPr>
            <w:rFonts w:eastAsiaTheme="minorEastAsia"/>
          </w:rPr>
          <w:delText xml:space="preserve">the detection probability </w:delText>
        </w:r>
      </w:del>
      <w:del w:id="138" w:author="Dalthorp, Daniel" w:date="2018-06-16T11:05:00Z">
        <w:r w:rsidDel="00F76DC6">
          <w:rPr>
            <w:rFonts w:eastAsiaTheme="minorEastAsia"/>
          </w:rPr>
          <w:delText>does not decrease over subsequent searches</w:delText>
        </w:r>
        <w:r w:rsidR="00A91691" w:rsidDel="00F76DC6">
          <w:rPr>
            <w:rFonts w:eastAsiaTheme="minorEastAsia"/>
          </w:rPr>
          <w:delText>.</w:delText>
        </w:r>
      </w:del>
      <w:r w:rsidR="00A91691">
        <w:rPr>
          <w:rFonts w:eastAsiaTheme="minorEastAsia"/>
        </w:rPr>
        <w:t xml:space="preserve"> </w:t>
      </w:r>
      <w:r w:rsidR="00447CDF">
        <w:rPr>
          <w:rFonts w:eastAsiaTheme="minorEastAsia"/>
        </w:rPr>
        <w:t>Searcher efficiency parameters can be estimated for carcasses</w:t>
      </w:r>
      <w:r>
        <w:rPr>
          <w:rFonts w:eastAsiaTheme="minorEastAsia"/>
        </w:rPr>
        <w:t xml:space="preserve"> grouped into size classes and </w:t>
      </w:r>
      <w:r w:rsidR="00CF6417">
        <w:rPr>
          <w:rFonts w:eastAsiaTheme="minorEastAsia"/>
        </w:rPr>
        <w:t>any combination of</w:t>
      </w:r>
      <w:r>
        <w:rPr>
          <w:rFonts w:eastAsiaTheme="minorEastAsia"/>
        </w:rPr>
        <w:t xml:space="preserve"> up to two discrete-valued predictors (e.g., season </w:t>
      </w:r>
      <w:r w:rsidR="00CF6417">
        <w:rPr>
          <w:rFonts w:eastAsiaTheme="minorEastAsia"/>
        </w:rPr>
        <w:t>and</w:t>
      </w:r>
      <w:r>
        <w:rPr>
          <w:rFonts w:eastAsiaTheme="minorEastAsia"/>
        </w:rPr>
        <w:t xml:space="preserve"> vegetation class)</w:t>
      </w:r>
      <w:r w:rsidR="00447CDF">
        <w:rPr>
          <w:rFonts w:eastAsiaTheme="minorEastAsia"/>
        </w:rPr>
        <w:t xml:space="preserve"> that occur as columns in the searcher efficiency data input by the user</w:t>
      </w:r>
      <w:r>
        <w:rPr>
          <w:rFonts w:eastAsiaTheme="minorEastAsia"/>
        </w:rPr>
        <w:t xml:space="preserve">. </w:t>
      </w:r>
      <w:r w:rsidR="00A91691">
        <w:rPr>
          <w:rFonts w:eastAsiaTheme="minorEastAsia"/>
        </w:rPr>
        <w:t xml:space="preserve">The </w:t>
      </w:r>
      <w:r>
        <w:rPr>
          <w:rFonts w:eastAsiaTheme="minorEastAsia"/>
        </w:rPr>
        <w:t xml:space="preserve">searcher efficiency </w:t>
      </w:r>
      <w:r w:rsidR="00A91691">
        <w:rPr>
          <w:rFonts w:eastAsiaTheme="minorEastAsia"/>
        </w:rPr>
        <w:t xml:space="preserve">parameters are estimated from the survey data </w:t>
      </w:r>
      <w:r w:rsidR="00CF6417">
        <w:rPr>
          <w:rFonts w:eastAsiaTheme="minorEastAsia"/>
        </w:rPr>
        <w:t xml:space="preserve">in each class </w:t>
      </w:r>
      <w:ins w:id="139" w:author="Dalthorp, Daniel" w:date="2018-06-16T11:06:00Z">
        <w:r w:rsidR="00F76DC6">
          <w:rPr>
            <w:rFonts w:eastAsiaTheme="minorEastAsia"/>
          </w:rPr>
          <w:t xml:space="preserve">× </w:t>
        </w:r>
      </w:ins>
      <w:del w:id="140" w:author="Dalthorp, Daniel" w:date="2018-06-16T11:06:00Z">
        <w:r w:rsidR="00CF6417" w:rsidDel="00F76DC6">
          <w:rPr>
            <w:rFonts w:eastAsiaTheme="minorEastAsia"/>
          </w:rPr>
          <w:delText>x</w:delText>
        </w:r>
      </w:del>
      <w:r w:rsidR="00CF6417">
        <w:rPr>
          <w:rFonts w:eastAsiaTheme="minorEastAsia"/>
        </w:rPr>
        <w:t xml:space="preserve"> size combination </w:t>
      </w:r>
      <w:r w:rsidR="00A91691">
        <w:rPr>
          <w:rFonts w:eastAsiaTheme="minorEastAsia"/>
        </w:rPr>
        <w:t>using maximum likelihood methods, as</w:t>
      </w:r>
      <w:r w:rsidR="005C6C30">
        <w:rPr>
          <w:rFonts w:eastAsiaTheme="minorEastAsia"/>
        </w:rPr>
        <w:t xml:space="preserve"> implemented with </w:t>
      </w:r>
      <w:r w:rsidR="00142EBF">
        <w:rPr>
          <w:rFonts w:eastAsiaTheme="minorEastAsia"/>
        </w:rPr>
        <w:t>custom-written function</w:t>
      </w:r>
      <w:r w:rsidR="005C6C30">
        <w:rPr>
          <w:rFonts w:eastAsiaTheme="minorEastAsia"/>
        </w:rPr>
        <w:t>s (&lt;</w:t>
      </w:r>
      <w:r w:rsidR="005C6C30" w:rsidRPr="005C6C30">
        <w:rPr>
          <w:rFonts w:ascii="Consolas" w:eastAsiaTheme="minorEastAsia" w:hAnsi="Consolas"/>
        </w:rPr>
        <w:t>insert_final_function_names</w:t>
      </w:r>
      <w:r w:rsidR="005C6C30">
        <w:rPr>
          <w:rFonts w:eastAsiaTheme="minorEastAsia"/>
        </w:rPr>
        <w:t>&gt;) for the GenEst package</w:t>
      </w:r>
      <w:r w:rsidR="00CC6CEA">
        <w:rPr>
          <w:rFonts w:eastAsiaTheme="minorEastAsia"/>
        </w:rPr>
        <w:t xml:space="preserve">. For full details, see </w:t>
      </w:r>
      <w:r w:rsidR="00CC6CEA">
        <w:rPr>
          <w:rStyle w:val="bluebold"/>
          <w:rFonts w:eastAsiaTheme="minorEastAsia"/>
        </w:rPr>
        <w:t>a</w:t>
      </w:r>
      <w:r w:rsidR="00CC6CEA" w:rsidRPr="00407A73">
        <w:rPr>
          <w:rStyle w:val="bluebold"/>
          <w:rFonts w:eastAsiaTheme="minorEastAsia"/>
        </w:rPr>
        <w:t xml:space="preserve">ppendix </w:t>
      </w:r>
      <w:r w:rsidR="00CC6CEA">
        <w:rPr>
          <w:rStyle w:val="bluebold"/>
          <w:rFonts w:eastAsiaTheme="minorEastAsia"/>
        </w:rPr>
        <w:t>B.1</w:t>
      </w:r>
      <w:r w:rsidR="004265DA">
        <w:t>.</w:t>
      </w:r>
      <w:r w:rsidR="00C96EBA" w:rsidRPr="00C96EBA">
        <w:rPr>
          <w:rFonts w:eastAsiaTheme="minorEastAsia"/>
        </w:rPr>
        <w:t xml:space="preserve"> </w:t>
      </w:r>
      <w:r w:rsidR="00C96EBA">
        <w:rPr>
          <w:rFonts w:eastAsiaTheme="minorEastAsia"/>
        </w:rPr>
        <w:t xml:space="preserve">Users have the option to </w:t>
      </w:r>
      <w:r w:rsidR="00447CDF">
        <w:rPr>
          <w:rFonts w:eastAsiaTheme="minorEastAsia"/>
        </w:rPr>
        <w:t xml:space="preserve">allow GenEst to estimate </w:t>
      </w:r>
      <m:oMath>
        <m:r>
          <w:rPr>
            <w:rFonts w:ascii="Cambria Math" w:eastAsiaTheme="minorEastAsia" w:hAnsi="Cambria Math"/>
          </w:rPr>
          <m:t>k</m:t>
        </m:r>
      </m:oMath>
      <w:r w:rsidR="00C96EBA">
        <w:rPr>
          <w:rFonts w:eastAsiaTheme="minorEastAsia"/>
        </w:rPr>
        <w:t xml:space="preserve"> </w:t>
      </w:r>
      <w:r w:rsidR="00447CDF">
        <w:rPr>
          <w:rFonts w:eastAsiaTheme="minorEastAsia"/>
        </w:rPr>
        <w:t xml:space="preserve">from the data or to fix </w:t>
      </w:r>
      <w:r w:rsidR="00447CDF">
        <w:rPr>
          <w:rFonts w:eastAsiaTheme="minorEastAsia"/>
          <w:i/>
        </w:rPr>
        <w:t xml:space="preserve">k </w:t>
      </w:r>
      <w:r w:rsidR="00C96EBA">
        <w:rPr>
          <w:rFonts w:eastAsiaTheme="minorEastAsia"/>
        </w:rPr>
        <w:t xml:space="preserve">at any acceptable level (0-1). If </w:t>
      </w:r>
      <w:r w:rsidR="00447CDF">
        <w:rPr>
          <w:rFonts w:eastAsiaTheme="minorEastAsia"/>
        </w:rPr>
        <w:t>data from only the first att</w:t>
      </w:r>
      <w:r w:rsidR="00010366">
        <w:rPr>
          <w:rFonts w:eastAsiaTheme="minorEastAsia"/>
        </w:rPr>
        <w:t>e</w:t>
      </w:r>
      <w:r w:rsidR="00447CDF">
        <w:rPr>
          <w:rFonts w:eastAsiaTheme="minorEastAsia"/>
        </w:rPr>
        <w:t xml:space="preserve">mpt to find a trial carcass </w:t>
      </w:r>
      <w:r w:rsidR="00C96EBA">
        <w:rPr>
          <w:rFonts w:eastAsiaTheme="minorEastAsia"/>
        </w:rPr>
        <w:t>w</w:t>
      </w:r>
      <w:r w:rsidR="00447CDF">
        <w:rPr>
          <w:rFonts w:eastAsiaTheme="minorEastAsia"/>
        </w:rPr>
        <w:t>ere recorded</w:t>
      </w:r>
      <w:r w:rsidR="00C96EBA">
        <w:rPr>
          <w:rFonts w:eastAsiaTheme="minorEastAsia"/>
        </w:rPr>
        <w:t xml:space="preserve">, </w:t>
      </w:r>
      <m:oMath>
        <m:r>
          <w:rPr>
            <w:rFonts w:ascii="Cambria Math" w:eastAsiaTheme="minorEastAsia" w:hAnsi="Cambria Math"/>
          </w:rPr>
          <m:t>k</m:t>
        </m:r>
      </m:oMath>
      <w:r w:rsidR="00C96EBA">
        <w:rPr>
          <w:rFonts w:eastAsiaTheme="minorEastAsia"/>
        </w:rPr>
        <w:t xml:space="preserve"> cannot be estimated and must be set by the user.</w:t>
      </w:r>
    </w:p>
    <w:p w14:paraId="267A1B08" w14:textId="0901E1DC" w:rsidR="00A64FE5" w:rsidRDefault="00273954" w:rsidP="0055709E">
      <w:pPr>
        <w:pStyle w:val="Heading3"/>
        <w:numPr>
          <w:ilvl w:val="2"/>
          <w:numId w:val="46"/>
        </w:numPr>
      </w:pPr>
      <w:bookmarkStart w:id="141" w:name="_Toc515373789"/>
      <w:r>
        <w:t xml:space="preserve">Model </w:t>
      </w:r>
      <w:r w:rsidR="008C6A9E">
        <w:t>Inputs</w:t>
      </w:r>
      <w:bookmarkEnd w:id="141"/>
    </w:p>
    <w:p w14:paraId="32258F3A" w14:textId="024D4085" w:rsidR="00592BD1" w:rsidRDefault="00592BD1" w:rsidP="0055709E">
      <w:pPr>
        <w:pStyle w:val="BodyText"/>
        <w:rPr>
          <w:rFonts w:eastAsiaTheme="minorEastAsia"/>
        </w:rPr>
      </w:pPr>
      <w:r>
        <w:rPr>
          <w:rFonts w:eastAsiaTheme="minorEastAsia"/>
        </w:rPr>
        <w:t>Search</w:t>
      </w:r>
      <w:ins w:id="142" w:author="Dalthorp, Daniel" w:date="2018-06-16T11:13:00Z">
        <w:r w:rsidR="00BA575C">
          <w:rPr>
            <w:rFonts w:eastAsiaTheme="minorEastAsia"/>
          </w:rPr>
          <w:t>er</w:t>
        </w:r>
      </w:ins>
      <w:r>
        <w:rPr>
          <w:rFonts w:eastAsiaTheme="minorEastAsia"/>
        </w:rPr>
        <w:t xml:space="preserve"> efficiency m</w:t>
      </w:r>
      <w:r w:rsidR="00C33F17">
        <w:rPr>
          <w:rFonts w:eastAsiaTheme="minorEastAsia"/>
        </w:rPr>
        <w:t>odel inputs are</w:t>
      </w:r>
      <w:r>
        <w:rPr>
          <w:rFonts w:eastAsiaTheme="minorEastAsia"/>
        </w:rPr>
        <w:t xml:space="preserve"> </w:t>
      </w:r>
      <w:r w:rsidR="00273954">
        <w:rPr>
          <w:rFonts w:eastAsiaTheme="minorEastAsia"/>
        </w:rPr>
        <w:t xml:space="preserve">selected </w:t>
      </w:r>
      <w:r>
        <w:rPr>
          <w:rFonts w:eastAsiaTheme="minorEastAsia"/>
        </w:rPr>
        <w:t>on the left-hand side panel of the Search</w:t>
      </w:r>
      <w:ins w:id="143" w:author="Dalthorp, Daniel" w:date="2018-06-16T11:13:00Z">
        <w:r w:rsidR="00BA575C">
          <w:rPr>
            <w:rFonts w:eastAsiaTheme="minorEastAsia"/>
          </w:rPr>
          <w:t>er</w:t>
        </w:r>
      </w:ins>
      <w:r>
        <w:rPr>
          <w:rFonts w:eastAsiaTheme="minorEastAsia"/>
        </w:rPr>
        <w:t xml:space="preserve"> Efficiency tab</w:t>
      </w:r>
      <w:r w:rsidR="00273954">
        <w:rPr>
          <w:rFonts w:eastAsiaTheme="minorEastAsia"/>
        </w:rPr>
        <w:t>, Selected Data sub-tab</w:t>
      </w:r>
      <w:r>
        <w:rPr>
          <w:rFonts w:eastAsiaTheme="minorEastAsia"/>
        </w:rPr>
        <w:t xml:space="preserve"> (</w:t>
      </w:r>
      <w:r w:rsidRPr="00263B14">
        <w:rPr>
          <w:rStyle w:val="bluebold"/>
        </w:rPr>
        <w:t xml:space="preserve">fig. </w:t>
      </w:r>
      <w:r>
        <w:rPr>
          <w:rStyle w:val="bluebold"/>
        </w:rPr>
        <w:t>5</w:t>
      </w:r>
      <w:r>
        <w:rPr>
          <w:rFonts w:eastAsiaTheme="minorEastAsia"/>
        </w:rPr>
        <w:t xml:space="preserve">). </w:t>
      </w:r>
    </w:p>
    <w:p w14:paraId="06C0AA9E" w14:textId="77777777" w:rsidR="00AA5429" w:rsidRDefault="00AA5429" w:rsidP="0055709E">
      <w:pPr>
        <w:pStyle w:val="BodyText"/>
        <w:rPr>
          <w:rFonts w:eastAsiaTheme="minorEastAsia"/>
        </w:rPr>
      </w:pPr>
    </w:p>
    <w:p w14:paraId="4FEE68C3" w14:textId="66449FEF" w:rsidR="00447CDF" w:rsidRDefault="00447CDF" w:rsidP="0055709E">
      <w:pPr>
        <w:pStyle w:val="EquationWhere"/>
        <w:tabs>
          <w:tab w:val="clear" w:pos="1080"/>
          <w:tab w:val="clear" w:pos="1800"/>
        </w:tabs>
        <w:ind w:left="720" w:firstLine="0"/>
        <w:rPr>
          <w:rFonts w:eastAsiaTheme="minorEastAsia"/>
        </w:rPr>
      </w:pPr>
      <w:r>
        <w:rPr>
          <w:noProof/>
        </w:rPr>
        <w:lastRenderedPageBreak/>
        <w:drawing>
          <wp:inline distT="0" distB="0" distL="0" distR="0" wp14:anchorId="71B88BA2" wp14:editId="5E2293DD">
            <wp:extent cx="6053455" cy="33807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455" cy="3380740"/>
                    </a:xfrm>
                    <a:prstGeom prst="rect">
                      <a:avLst/>
                    </a:prstGeom>
                  </pic:spPr>
                </pic:pic>
              </a:graphicData>
            </a:graphic>
          </wp:inline>
        </w:drawing>
      </w:r>
    </w:p>
    <w:p w14:paraId="0033597C" w14:textId="055ACA02" w:rsidR="00447CDF" w:rsidRDefault="00447CDF" w:rsidP="00AA5429">
      <w:pPr>
        <w:pStyle w:val="FigureCaption"/>
        <w:ind w:left="720"/>
      </w:pPr>
      <w:r w:rsidRPr="00263B14">
        <w:rPr>
          <w:rStyle w:val="Figurenumber"/>
        </w:rPr>
        <w:t xml:space="preserve">Figure </w:t>
      </w:r>
      <w:r>
        <w:rPr>
          <w:rStyle w:val="Figurenumber"/>
        </w:rPr>
        <w:t>5</w:t>
      </w:r>
      <w:r w:rsidRPr="00263B14">
        <w:rPr>
          <w:rStyle w:val="Figurenumber"/>
        </w:rPr>
        <w:t>.</w:t>
      </w:r>
      <w:r w:rsidRPr="007E55C0">
        <w:t xml:space="preserve"> </w:t>
      </w:r>
      <w:r>
        <w:t>Searcher efficiency model inputs.</w:t>
      </w:r>
    </w:p>
    <w:p w14:paraId="2F8DF0AB" w14:textId="77777777" w:rsidR="00592BD1" w:rsidRDefault="00592BD1" w:rsidP="00AA5429">
      <w:pPr>
        <w:pStyle w:val="EquationWhere"/>
        <w:tabs>
          <w:tab w:val="clear" w:pos="1080"/>
          <w:tab w:val="clear" w:pos="1800"/>
        </w:tabs>
        <w:rPr>
          <w:rFonts w:eastAsiaTheme="minorEastAsia"/>
        </w:rPr>
      </w:pPr>
    </w:p>
    <w:p w14:paraId="2D69CB89" w14:textId="77805C99" w:rsidR="00592BD1" w:rsidRDefault="00592BD1" w:rsidP="0055709E">
      <w:pPr>
        <w:pStyle w:val="EquationWhere"/>
        <w:numPr>
          <w:ilvl w:val="1"/>
          <w:numId w:val="51"/>
        </w:numPr>
        <w:tabs>
          <w:tab w:val="clear" w:pos="1080"/>
          <w:tab w:val="clear" w:pos="1800"/>
        </w:tabs>
        <w:rPr>
          <w:rFonts w:eastAsiaTheme="minorEastAsia"/>
        </w:rPr>
      </w:pPr>
      <w:r>
        <w:rPr>
          <w:rFonts w:eastAsiaTheme="minorEastAsia"/>
        </w:rPr>
        <w:t>“</w:t>
      </w:r>
      <w:r w:rsidR="00273954">
        <w:rPr>
          <w:rFonts w:eastAsiaTheme="minorEastAsia"/>
        </w:rPr>
        <w:t>Observations</w:t>
      </w:r>
      <w:r>
        <w:rPr>
          <w:rFonts w:eastAsiaTheme="minorEastAsia"/>
        </w:rPr>
        <w:t>:”</w:t>
      </w:r>
    </w:p>
    <w:p w14:paraId="03692074" w14:textId="4A1D6A3E"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is required to select the columns </w:t>
      </w:r>
      <w:r w:rsidR="00273954">
        <w:rPr>
          <w:rFonts w:eastAsiaTheme="minorEastAsia"/>
        </w:rPr>
        <w:t xml:space="preserve">in the input data set that </w:t>
      </w:r>
      <w:r>
        <w:rPr>
          <w:rFonts w:eastAsiaTheme="minorEastAsia"/>
        </w:rPr>
        <w:t xml:space="preserve">correspond to the search efficiency trial </w:t>
      </w:r>
      <w:r w:rsidR="00273954">
        <w:rPr>
          <w:rFonts w:eastAsiaTheme="minorEastAsia"/>
        </w:rPr>
        <w:t xml:space="preserve">results </w:t>
      </w:r>
      <w:ins w:id="144" w:author="Dalthorp, Daniel" w:date="2018-06-16T11:14:00Z">
        <w:r w:rsidR="00BA575C">
          <w:rPr>
            <w:rFonts w:eastAsiaTheme="minorEastAsia"/>
          </w:rPr>
          <w:t xml:space="preserve">for one or more searches after carcasses were placed </w:t>
        </w:r>
      </w:ins>
      <w:r w:rsidR="00273954">
        <w:rPr>
          <w:rFonts w:eastAsiaTheme="minorEastAsia"/>
        </w:rPr>
        <w:t xml:space="preserve">(found = 1, missed = 0, NA = </w:t>
      </w:r>
      <w:ins w:id="145" w:author="Dalthorp, Daniel" w:date="2018-06-16T11:15:00Z">
        <w:r w:rsidR="00BA575C">
          <w:rPr>
            <w:rFonts w:eastAsiaTheme="minorEastAsia"/>
          </w:rPr>
          <w:t xml:space="preserve">not searched of carcass </w:t>
        </w:r>
      </w:ins>
      <w:r w:rsidR="00273954">
        <w:rPr>
          <w:rFonts w:eastAsiaTheme="minorEastAsia"/>
        </w:rPr>
        <w:t>no longer available</w:t>
      </w:r>
      <w:del w:id="146" w:author="Dalthorp, Daniel" w:date="2018-06-16T11:15:00Z">
        <w:r w:rsidR="00273954" w:rsidDel="00BA575C">
          <w:rPr>
            <w:rFonts w:eastAsiaTheme="minorEastAsia"/>
          </w:rPr>
          <w:delText xml:space="preserve"> for each search occasion</w:delText>
        </w:r>
      </w:del>
      <w:ins w:id="147" w:author="Dalthorp, Daniel" w:date="2018-06-16T11:15:00Z">
        <w:r w:rsidR="00BA575C">
          <w:rPr>
            <w:rFonts w:eastAsiaTheme="minorEastAsia"/>
          </w:rPr>
          <w:t>)</w:t>
        </w:r>
      </w:ins>
      <w:r w:rsidR="00273954">
        <w:rPr>
          <w:rFonts w:eastAsiaTheme="minorEastAsia"/>
        </w:rPr>
        <w:t>.</w:t>
      </w:r>
    </w:p>
    <w:p w14:paraId="3F6E5E0F" w14:textId="0ECD0A8A" w:rsidR="008C6A9E"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columns must be </w:t>
      </w:r>
      <w:r w:rsidR="00273954">
        <w:rPr>
          <w:rFonts w:eastAsiaTheme="minorEastAsia"/>
        </w:rPr>
        <w:t xml:space="preserve">selected </w:t>
      </w:r>
      <w:r>
        <w:rPr>
          <w:rFonts w:eastAsiaTheme="minorEastAsia"/>
        </w:rPr>
        <w:t>in order of search</w:t>
      </w:r>
      <w:r w:rsidR="00273954">
        <w:rPr>
          <w:rFonts w:eastAsiaTheme="minorEastAsia"/>
        </w:rPr>
        <w:t xml:space="preserve"> occasion</w:t>
      </w:r>
      <w:r>
        <w:rPr>
          <w:rFonts w:eastAsiaTheme="minorEastAsia"/>
        </w:rPr>
        <w:t>.</w:t>
      </w:r>
    </w:p>
    <w:p w14:paraId="5EAD64DF" w14:textId="3F759674"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At least one </w:t>
      </w:r>
      <w:r w:rsidR="00273954">
        <w:rPr>
          <w:rFonts w:eastAsiaTheme="minorEastAsia"/>
        </w:rPr>
        <w:t>column</w:t>
      </w:r>
      <w:r>
        <w:rPr>
          <w:rFonts w:eastAsiaTheme="minorEastAsia"/>
        </w:rPr>
        <w:t xml:space="preserve"> must be selected, and currently there is no </w:t>
      </w:r>
      <w:r w:rsidR="00273954">
        <w:rPr>
          <w:rFonts w:eastAsiaTheme="minorEastAsia"/>
        </w:rPr>
        <w:t xml:space="preserve">maximum </w:t>
      </w:r>
      <w:r>
        <w:rPr>
          <w:rFonts w:eastAsiaTheme="minorEastAsia"/>
        </w:rPr>
        <w:t>number of searches allowed.</w:t>
      </w:r>
    </w:p>
    <w:p w14:paraId="36030D52" w14:textId="194F6456" w:rsidR="00592BD1" w:rsidRDefault="00592BD1" w:rsidP="0055709E">
      <w:pPr>
        <w:pStyle w:val="EquationWhere"/>
        <w:numPr>
          <w:ilvl w:val="1"/>
          <w:numId w:val="52"/>
        </w:numPr>
        <w:tabs>
          <w:tab w:val="clear" w:pos="1080"/>
          <w:tab w:val="clear" w:pos="1800"/>
        </w:tabs>
        <w:rPr>
          <w:rFonts w:eastAsiaTheme="minorEastAsia"/>
        </w:rPr>
      </w:pPr>
      <w:r>
        <w:rPr>
          <w:rFonts w:eastAsiaTheme="minorEastAsia"/>
        </w:rPr>
        <w:t>“</w:t>
      </w:r>
      <w:r w:rsidR="006A28A0">
        <w:rPr>
          <w:rFonts w:eastAsiaTheme="minorEastAsia"/>
        </w:rPr>
        <w:t>P</w:t>
      </w:r>
      <w:r>
        <w:rPr>
          <w:rFonts w:eastAsiaTheme="minorEastAsia"/>
        </w:rPr>
        <w:t xml:space="preserve">redictor </w:t>
      </w:r>
      <w:r w:rsidR="006A28A0">
        <w:rPr>
          <w:rFonts w:eastAsiaTheme="minorEastAsia"/>
        </w:rPr>
        <w:t>V</w:t>
      </w:r>
      <w:r>
        <w:rPr>
          <w:rFonts w:eastAsiaTheme="minorEastAsia"/>
        </w:rPr>
        <w:t>ariables:”</w:t>
      </w:r>
    </w:p>
    <w:p w14:paraId="5346C485" w14:textId="79A7C900" w:rsidR="00A138AD" w:rsidRDefault="00AA5429" w:rsidP="0055709E">
      <w:pPr>
        <w:pStyle w:val="EquationWhere"/>
        <w:numPr>
          <w:ilvl w:val="2"/>
          <w:numId w:val="50"/>
        </w:numPr>
        <w:tabs>
          <w:tab w:val="clear" w:pos="1080"/>
          <w:tab w:val="clear" w:pos="1800"/>
        </w:tabs>
        <w:rPr>
          <w:rFonts w:eastAsiaTheme="minorEastAsia"/>
        </w:rPr>
      </w:pPr>
      <w:r>
        <w:rPr>
          <w:rFonts w:eastAsiaTheme="minorEastAsia"/>
        </w:rPr>
        <w:t>This input is optional.</w:t>
      </w:r>
    </w:p>
    <w:p w14:paraId="4E8EF98B" w14:textId="16DE4CAE" w:rsidR="00592BD1" w:rsidRDefault="00592BD1" w:rsidP="0055709E">
      <w:pPr>
        <w:pStyle w:val="EquationWhere"/>
        <w:numPr>
          <w:ilvl w:val="2"/>
          <w:numId w:val="50"/>
        </w:numPr>
        <w:tabs>
          <w:tab w:val="clear" w:pos="1080"/>
          <w:tab w:val="clear" w:pos="1800"/>
        </w:tabs>
        <w:rPr>
          <w:rFonts w:eastAsiaTheme="minorEastAsia"/>
        </w:rPr>
      </w:pPr>
      <w:r>
        <w:rPr>
          <w:rFonts w:eastAsiaTheme="minorEastAsia"/>
        </w:rPr>
        <w:t xml:space="preserve">The user </w:t>
      </w:r>
      <w:r w:rsidR="00C95932">
        <w:rPr>
          <w:rFonts w:eastAsiaTheme="minorEastAsia"/>
        </w:rPr>
        <w:t>can select</w:t>
      </w:r>
      <w:r>
        <w:rPr>
          <w:rFonts w:eastAsiaTheme="minorEastAsia"/>
        </w:rPr>
        <w:t xml:space="preserve"> up to two </w:t>
      </w:r>
      <w:ins w:id="148" w:author="Dalthorp, Daniel" w:date="2018-06-16T11:22:00Z">
        <w:r w:rsidR="008613FF">
          <w:rPr>
            <w:rFonts w:eastAsiaTheme="minorEastAsia"/>
          </w:rPr>
          <w:t xml:space="preserve">categorical </w:t>
        </w:r>
      </w:ins>
      <w:del w:id="149" w:author="Dalthorp, Daniel" w:date="2018-06-16T11:22:00Z">
        <w:r w:rsidDel="008613FF">
          <w:rPr>
            <w:rFonts w:eastAsiaTheme="minorEastAsia"/>
          </w:rPr>
          <w:delText xml:space="preserve">discrete-valued </w:delText>
        </w:r>
      </w:del>
      <w:del w:id="150" w:author="Dalthorp, Daniel" w:date="2018-06-16T11:23:00Z">
        <w:r w:rsidDel="008613FF">
          <w:rPr>
            <w:rFonts w:eastAsiaTheme="minorEastAsia"/>
          </w:rPr>
          <w:delText>predictors</w:delText>
        </w:r>
      </w:del>
      <w:ins w:id="151" w:author="Dalthorp, Daniel" w:date="2018-06-16T11:23:00Z">
        <w:r w:rsidR="008613FF">
          <w:rPr>
            <w:rFonts w:eastAsiaTheme="minorEastAsia"/>
          </w:rPr>
          <w:t>variables</w:t>
        </w:r>
      </w:ins>
      <w:r w:rsidR="00C95932">
        <w:rPr>
          <w:rFonts w:eastAsiaTheme="minorEastAsia"/>
        </w:rPr>
        <w:t xml:space="preserve"> </w:t>
      </w:r>
      <w:r w:rsidR="00A138AD">
        <w:rPr>
          <w:rFonts w:eastAsiaTheme="minorEastAsia"/>
        </w:rPr>
        <w:t xml:space="preserve">that </w:t>
      </w:r>
      <w:r w:rsidR="00C95932">
        <w:rPr>
          <w:rFonts w:eastAsiaTheme="minorEastAsia"/>
        </w:rPr>
        <w:t>they believe might affect searcher efficiency</w:t>
      </w:r>
      <w:ins w:id="152" w:author="Dalthorp, Daniel" w:date="2018-06-16T11:23:00Z">
        <w:r w:rsidR="008613FF">
          <w:rPr>
            <w:rFonts w:eastAsiaTheme="minorEastAsia"/>
          </w:rPr>
          <w:t xml:space="preserve"> and are represented in the field trials</w:t>
        </w:r>
      </w:ins>
      <w:del w:id="153" w:author="Dalthorp, Daniel" w:date="2018-06-16T11:23:00Z">
        <w:r w:rsidR="0045298B" w:rsidDel="008613FF">
          <w:rPr>
            <w:rFonts w:eastAsiaTheme="minorEastAsia"/>
          </w:rPr>
          <w:delText>.</w:delText>
        </w:r>
      </w:del>
    </w:p>
    <w:p w14:paraId="588A423C" w14:textId="28E59F00" w:rsidR="0045298B" w:rsidRDefault="00553C7A" w:rsidP="0055709E">
      <w:pPr>
        <w:pStyle w:val="EquationWhere"/>
        <w:numPr>
          <w:ilvl w:val="2"/>
          <w:numId w:val="50"/>
        </w:numPr>
        <w:tabs>
          <w:tab w:val="clear" w:pos="1080"/>
          <w:tab w:val="clear" w:pos="1800"/>
        </w:tabs>
        <w:rPr>
          <w:rFonts w:eastAsiaTheme="minorEastAsia"/>
        </w:rPr>
      </w:pPr>
      <w:ins w:id="154" w:author="Dalthorp, Daniel" w:date="2018-06-16T11:33:00Z">
        <w:r>
          <w:rPr>
            <w:rFonts w:eastAsiaTheme="minorEastAsia"/>
          </w:rPr>
          <w:t>If the searcher efficiency model is to be used in mortality estimation (</w:t>
        </w:r>
      </w:ins>
      <w:ins w:id="155" w:author="Dalthorp, Daniel" w:date="2018-06-16T11:35:00Z">
        <w:r>
          <w:rPr>
            <w:rFonts w:eastAsiaTheme="minorEastAsia"/>
          </w:rPr>
          <w:t xml:space="preserve">as opposed to a stand-alone analysis of </w:t>
        </w:r>
      </w:ins>
      <w:ins w:id="156" w:author="Dalthorp, Daniel" w:date="2018-06-16T11:33:00Z">
        <w:r>
          <w:rPr>
            <w:rFonts w:eastAsiaTheme="minorEastAsia"/>
          </w:rPr>
          <w:t>searcher efficiency</w:t>
        </w:r>
      </w:ins>
      <w:ins w:id="157" w:author="Dalthorp, Daniel" w:date="2018-06-16T11:36:00Z">
        <w:r>
          <w:rPr>
            <w:rFonts w:eastAsiaTheme="minorEastAsia"/>
          </w:rPr>
          <w:t>)</w:t>
        </w:r>
      </w:ins>
      <w:ins w:id="158" w:author="Dalthorp, Daniel" w:date="2018-06-16T11:33:00Z">
        <w:r>
          <w:rPr>
            <w:rFonts w:eastAsiaTheme="minorEastAsia"/>
          </w:rPr>
          <w:t xml:space="preserve"> </w:t>
        </w:r>
      </w:ins>
      <w:del w:id="159" w:author="Dalthorp, Daniel" w:date="2018-06-16T11:36:00Z">
        <w:r w:rsidR="0045298B" w:rsidDel="00553C7A">
          <w:rPr>
            <w:rFonts w:eastAsiaTheme="minorEastAsia"/>
          </w:rPr>
          <w:delText>T</w:delText>
        </w:r>
      </w:del>
      <w:ins w:id="160" w:author="Dalthorp, Daniel" w:date="2018-06-16T11:36:00Z">
        <w:r>
          <w:rPr>
            <w:rFonts w:eastAsiaTheme="minorEastAsia"/>
          </w:rPr>
          <w:t>t</w:t>
        </w:r>
      </w:ins>
      <w:r w:rsidR="0045298B">
        <w:rPr>
          <w:rFonts w:eastAsiaTheme="minorEastAsia"/>
        </w:rPr>
        <w:t xml:space="preserve">he </w:t>
      </w:r>
      <w:ins w:id="161" w:author="Dalthorp, Daniel" w:date="2018-06-16T11:36:00Z">
        <w:r>
          <w:rPr>
            <w:rFonts w:eastAsiaTheme="minorEastAsia"/>
          </w:rPr>
          <w:t xml:space="preserve">selected </w:t>
        </w:r>
      </w:ins>
      <w:r w:rsidR="0045298B">
        <w:rPr>
          <w:rFonts w:eastAsiaTheme="minorEastAsia"/>
        </w:rPr>
        <w:t xml:space="preserve">predictor </w:t>
      </w:r>
      <w:r w:rsidR="00C95932">
        <w:rPr>
          <w:rFonts w:eastAsiaTheme="minorEastAsia"/>
        </w:rPr>
        <w:t>columns</w:t>
      </w:r>
      <w:del w:id="162" w:author="Dalthorp, Daniel" w:date="2018-06-16T11:36:00Z">
        <w:r w:rsidR="00C95932" w:rsidDel="00553C7A">
          <w:rPr>
            <w:rFonts w:eastAsiaTheme="minorEastAsia"/>
          </w:rPr>
          <w:delText xml:space="preserve"> </w:delText>
        </w:r>
        <w:r w:rsidR="0045298B" w:rsidDel="00553C7A">
          <w:rPr>
            <w:rFonts w:eastAsiaTheme="minorEastAsia"/>
          </w:rPr>
          <w:delText xml:space="preserve">selected </w:delText>
        </w:r>
        <w:r w:rsidR="00C95932" w:rsidDel="00553C7A">
          <w:rPr>
            <w:rFonts w:eastAsiaTheme="minorEastAsia"/>
          </w:rPr>
          <w:delText>for searcher efficiency models</w:delText>
        </w:r>
      </w:del>
      <w:r w:rsidR="00C95932">
        <w:rPr>
          <w:rFonts w:eastAsiaTheme="minorEastAsia"/>
        </w:rPr>
        <w:t xml:space="preserve"> must also be in</w:t>
      </w:r>
      <w:ins w:id="163" w:author="Dalthorp, Daniel" w:date="2018-06-16T11:36:00Z">
        <w:r>
          <w:rPr>
            <w:rFonts w:eastAsiaTheme="minorEastAsia"/>
          </w:rPr>
          <w:t>cluded in</w:t>
        </w:r>
      </w:ins>
      <w:r w:rsidR="00C95932">
        <w:rPr>
          <w:rFonts w:eastAsiaTheme="minorEastAsia"/>
        </w:rPr>
        <w:t xml:space="preserve"> </w:t>
      </w:r>
      <w:r w:rsidR="0045298B">
        <w:rPr>
          <w:rFonts w:eastAsiaTheme="minorEastAsia"/>
        </w:rPr>
        <w:t xml:space="preserve">the carcass observations </w:t>
      </w:r>
      <w:r w:rsidR="00C95932">
        <w:rPr>
          <w:rFonts w:eastAsiaTheme="minorEastAsia"/>
        </w:rPr>
        <w:t xml:space="preserve">data </w:t>
      </w:r>
      <w:del w:id="164" w:author="Dalthorp, Daniel" w:date="2018-06-16T11:37:00Z">
        <w:r w:rsidR="004B4828" w:rsidDel="00553C7A">
          <w:rPr>
            <w:rFonts w:eastAsiaTheme="minorEastAsia"/>
          </w:rPr>
          <w:delText xml:space="preserve">in order </w:delText>
        </w:r>
        <w:r w:rsidR="0045298B" w:rsidDel="00553C7A">
          <w:rPr>
            <w:rFonts w:eastAsiaTheme="minorEastAsia"/>
          </w:rPr>
          <w:delText xml:space="preserve">to be useable for </w:delText>
        </w:r>
        <w:r w:rsidR="00AD119C" w:rsidDel="00553C7A">
          <w:rPr>
            <w:rFonts w:eastAsiaTheme="minorEastAsia"/>
          </w:rPr>
          <w:delText>mortality</w:delText>
        </w:r>
        <w:r w:rsidR="0045298B" w:rsidDel="00553C7A">
          <w:rPr>
            <w:rFonts w:eastAsiaTheme="minorEastAsia"/>
          </w:rPr>
          <w:delText xml:space="preserve"> estimation</w:delText>
        </w:r>
      </w:del>
      <w:r w:rsidR="0045298B">
        <w:rPr>
          <w:rFonts w:eastAsiaTheme="minorEastAsia"/>
        </w:rPr>
        <w:t>.</w:t>
      </w:r>
    </w:p>
    <w:p w14:paraId="7FE2AEAA" w14:textId="73E624A3" w:rsidR="0045298B" w:rsidRDefault="0045298B" w:rsidP="0055709E">
      <w:pPr>
        <w:pStyle w:val="EquationWhere"/>
        <w:numPr>
          <w:ilvl w:val="2"/>
          <w:numId w:val="50"/>
        </w:numPr>
        <w:tabs>
          <w:tab w:val="clear" w:pos="1080"/>
          <w:tab w:val="clear" w:pos="1800"/>
        </w:tabs>
        <w:rPr>
          <w:rFonts w:eastAsiaTheme="minorEastAsia"/>
        </w:rPr>
      </w:pPr>
      <w:r>
        <w:rPr>
          <w:rFonts w:eastAsiaTheme="minorEastAsia"/>
        </w:rPr>
        <w:t xml:space="preserve">The predictors selected in this analysis </w:t>
      </w:r>
      <w:r w:rsidR="004B4828">
        <w:rPr>
          <w:rFonts w:eastAsiaTheme="minorEastAsia"/>
        </w:rPr>
        <w:t xml:space="preserve">can be, but </w:t>
      </w:r>
      <w:r>
        <w:rPr>
          <w:rFonts w:eastAsiaTheme="minorEastAsia"/>
        </w:rPr>
        <w:t>do not need to be</w:t>
      </w:r>
      <w:r w:rsidR="004B4828">
        <w:rPr>
          <w:rFonts w:eastAsiaTheme="minorEastAsia"/>
        </w:rPr>
        <w:t>,</w:t>
      </w:r>
      <w:r>
        <w:rPr>
          <w:rFonts w:eastAsiaTheme="minorEastAsia"/>
        </w:rPr>
        <w:t xml:space="preserve"> used in the carcass persistence analysis.</w:t>
      </w:r>
    </w:p>
    <w:p w14:paraId="7713068C" w14:textId="74DFE094" w:rsidR="00AA5429" w:rsidRDefault="00AA5429" w:rsidP="00AA5429">
      <w:pPr>
        <w:pStyle w:val="EquationWhere"/>
        <w:tabs>
          <w:tab w:val="clear" w:pos="1080"/>
          <w:tab w:val="clear" w:pos="1800"/>
        </w:tabs>
        <w:ind w:left="1440" w:firstLine="0"/>
        <w:rPr>
          <w:rFonts w:eastAsiaTheme="minorEastAsia"/>
        </w:rPr>
      </w:pPr>
    </w:p>
    <w:p w14:paraId="4BB7788A" w14:textId="77777777" w:rsidR="00AA5429" w:rsidRDefault="00AA5429" w:rsidP="00AA5429">
      <w:pPr>
        <w:pStyle w:val="EquationWhere"/>
        <w:tabs>
          <w:tab w:val="clear" w:pos="1080"/>
          <w:tab w:val="clear" w:pos="1800"/>
        </w:tabs>
        <w:ind w:left="720" w:firstLine="0"/>
        <w:rPr>
          <w:rFonts w:eastAsiaTheme="minorEastAsia"/>
        </w:rPr>
      </w:pPr>
    </w:p>
    <w:p w14:paraId="5D7E9BB9" w14:textId="77777777" w:rsidR="00AA5429" w:rsidRDefault="00AA5429" w:rsidP="0055709E">
      <w:pPr>
        <w:pStyle w:val="EquationWhere"/>
        <w:numPr>
          <w:ilvl w:val="1"/>
          <w:numId w:val="53"/>
        </w:numPr>
        <w:tabs>
          <w:tab w:val="clear" w:pos="1080"/>
          <w:tab w:val="clear" w:pos="1800"/>
        </w:tabs>
        <w:rPr>
          <w:rFonts w:eastAsiaTheme="minorEastAsia"/>
        </w:rPr>
      </w:pPr>
      <w:r>
        <w:rPr>
          <w:rFonts w:eastAsiaTheme="minorEastAsia"/>
        </w:rPr>
        <w:t>“Fix k?”</w:t>
      </w:r>
    </w:p>
    <w:p w14:paraId="66FDE503" w14:textId="29C359FB" w:rsidR="00AA5429" w:rsidRDefault="00553C7A" w:rsidP="0055709E">
      <w:pPr>
        <w:pStyle w:val="EquationWhere"/>
        <w:numPr>
          <w:ilvl w:val="2"/>
          <w:numId w:val="50"/>
        </w:numPr>
        <w:tabs>
          <w:tab w:val="clear" w:pos="1080"/>
          <w:tab w:val="clear" w:pos="1800"/>
        </w:tabs>
        <w:rPr>
          <w:rFonts w:eastAsiaTheme="minorEastAsia"/>
        </w:rPr>
      </w:pPr>
      <w:ins w:id="165" w:author="Dalthorp, Daniel" w:date="2018-06-16T11:39:00Z">
        <w:r>
          <w:rPr>
            <w:rFonts w:eastAsiaTheme="minorEastAsia"/>
          </w:rPr>
          <w:t xml:space="preserve">If </w:t>
        </w:r>
        <m:oMath>
          <m:r>
            <w:rPr>
              <w:rFonts w:ascii="Cambria Math" w:eastAsiaTheme="minorEastAsia" w:hAnsi="Cambria Math"/>
            </w:rPr>
            <m:t>k</m:t>
          </m:r>
        </m:oMath>
        <w:r>
          <w:rPr>
            <w:rFonts w:eastAsiaTheme="minorEastAsia"/>
          </w:rPr>
          <w:t xml:space="preserve"> cannot be estimated from the data (e</w:t>
        </w:r>
      </w:ins>
      <w:ins w:id="166" w:author="Dalthorp, Daniel" w:date="2018-06-16T11:40:00Z">
        <w:r>
          <w:rPr>
            <w:rFonts w:eastAsiaTheme="minorEastAsia"/>
          </w:rPr>
          <w:t>ither because carcasses were only available for one searc</w:t>
        </w:r>
      </w:ins>
      <w:ins w:id="167" w:author="Dalthorp, Daniel" w:date="2018-06-16T11:41:00Z">
        <w:r>
          <w:rPr>
            <w:rFonts w:eastAsiaTheme="minorEastAsia"/>
          </w:rPr>
          <w:t xml:space="preserve">h or because the data are otherwise insufficient), user must enter </w:t>
        </w:r>
      </w:ins>
      <w:ins w:id="168" w:author="Dalthorp, Daniel" w:date="2018-06-16T11:47:00Z">
        <w:r w:rsidR="00AB0615">
          <w:rPr>
            <w:rFonts w:eastAsiaTheme="minorEastAsia"/>
          </w:rPr>
          <w:t xml:space="preserve">by hand </w:t>
        </w:r>
      </w:ins>
      <w:ins w:id="169" w:author="Dalthorp, Daniel" w:date="2018-06-16T11:41:00Z">
        <w:r>
          <w:rPr>
            <w:rFonts w:eastAsiaTheme="minorEastAsia"/>
          </w:rPr>
          <w:t xml:space="preserve">a fixed value for </w:t>
        </w:r>
        <m:oMath>
          <m:r>
            <w:rPr>
              <w:rFonts w:ascii="Cambria Math" w:eastAsiaTheme="minorEastAsia" w:hAnsi="Cambria Math"/>
            </w:rPr>
            <m:t>k</m:t>
          </m:r>
        </m:oMath>
      </w:ins>
      <w:ins w:id="170" w:author="Dalthorp, Daniel" w:date="2018-06-16T11:42:00Z">
        <w:r w:rsidR="00AB0615">
          <w:rPr>
            <w:rFonts w:eastAsiaTheme="minorEastAsia"/>
          </w:rPr>
          <w:t xml:space="preserve"> </w:t>
        </w:r>
      </w:ins>
      <w:ins w:id="171" w:author="Dalthorp, Daniel" w:date="2018-06-16T11:50:00Z">
        <w:r w:rsidR="00AB0615">
          <w:rPr>
            <w:rFonts w:eastAsiaTheme="minorEastAsia"/>
          </w:rPr>
          <w:t xml:space="preserve">between 0 and 1 (inclusive) </w:t>
        </w:r>
      </w:ins>
      <w:ins w:id="172" w:author="Dalthorp, Daniel" w:date="2018-06-16T11:42:00Z">
        <w:r w:rsidR="00AB0615">
          <w:rPr>
            <w:rFonts w:eastAsiaTheme="minorEastAsia"/>
          </w:rPr>
          <w:t xml:space="preserve">if the </w:t>
        </w:r>
        <w:r w:rsidR="00AB0615">
          <w:rPr>
            <w:rFonts w:eastAsiaTheme="minorEastAsia"/>
          </w:rPr>
          <w:lastRenderedPageBreak/>
          <w:t xml:space="preserve">searcher efficiency model is to be used for </w:t>
        </w:r>
      </w:ins>
      <w:ins w:id="173" w:author="Dalthorp, Daniel" w:date="2018-06-16T11:43:00Z">
        <w:r w:rsidR="00AB0615">
          <w:rPr>
            <w:rFonts w:eastAsiaTheme="minorEastAsia"/>
          </w:rPr>
          <w:t xml:space="preserve">mortality estimation. </w:t>
        </w:r>
      </w:ins>
      <w:ins w:id="174" w:author="Dalthorp, Daniel" w:date="2018-06-16T11:48:00Z">
        <w:r w:rsidR="00AB0615">
          <w:rPr>
            <w:rFonts w:eastAsiaTheme="minorEastAsia"/>
          </w:rPr>
          <w:t xml:space="preserve">If the data </w:t>
        </w:r>
      </w:ins>
      <w:ins w:id="175" w:author="Dalthorp, Daniel" w:date="2018-06-16T11:49:00Z">
        <w:r w:rsidR="00AB0615">
          <w:rPr>
            <w:rFonts w:eastAsiaTheme="minorEastAsia"/>
          </w:rPr>
          <w:t xml:space="preserve">do </w:t>
        </w:r>
      </w:ins>
      <w:ins w:id="176" w:author="Dalthorp, Daniel" w:date="2018-06-16T11:48:00Z">
        <w:r w:rsidR="00AB0615">
          <w:rPr>
            <w:rFonts w:eastAsiaTheme="minorEastAsia"/>
          </w:rPr>
          <w:t xml:space="preserve">allow estimation of </w:t>
        </w:r>
        <m:oMath>
          <m:r>
            <w:rPr>
              <w:rFonts w:ascii="Cambria Math" w:eastAsiaTheme="minorEastAsia" w:hAnsi="Cambria Math"/>
            </w:rPr>
            <m:t>k</m:t>
          </m:r>
        </m:oMath>
        <w:r w:rsidR="00AB0615">
          <w:rPr>
            <w:rFonts w:eastAsiaTheme="minorEastAsia"/>
          </w:rPr>
          <w:t xml:space="preserve"> </w:t>
        </w:r>
      </w:ins>
      <w:ins w:id="177" w:author="Dalthorp, Daniel" w:date="2018-06-16T11:49:00Z">
        <w:r w:rsidR="00AB0615">
          <w:rPr>
            <w:rFonts w:eastAsiaTheme="minorEastAsia"/>
          </w:rPr>
          <w:t>(that is, repeated attempts to find the same carcasses)</w:t>
        </w:r>
        <w:r w:rsidR="00AB0615">
          <w:rPr>
            <w:rFonts w:eastAsiaTheme="minorEastAsia"/>
          </w:rPr>
          <w:t xml:space="preserve">, </w:t>
        </w:r>
      </w:ins>
      <w:del w:id="178" w:author="Dalthorp, Daniel" w:date="2018-06-16T11:49:00Z">
        <w:r w:rsidR="006A28A0" w:rsidDel="00AB0615">
          <w:rPr>
            <w:rFonts w:eastAsiaTheme="minorEastAsia"/>
          </w:rPr>
          <w:delText xml:space="preserve">The </w:delText>
        </w:r>
      </w:del>
      <w:ins w:id="179" w:author="Dalthorp, Daniel" w:date="2018-06-16T11:49:00Z">
        <w:r w:rsidR="00AB0615">
          <w:rPr>
            <w:rFonts w:eastAsiaTheme="minorEastAsia"/>
          </w:rPr>
          <w:t>t</w:t>
        </w:r>
        <w:r w:rsidR="00AB0615">
          <w:rPr>
            <w:rFonts w:eastAsiaTheme="minorEastAsia"/>
          </w:rPr>
          <w:t xml:space="preserve">he </w:t>
        </w:r>
      </w:ins>
      <w:r w:rsidR="006A28A0">
        <w:rPr>
          <w:rFonts w:eastAsiaTheme="minorEastAsia"/>
        </w:rPr>
        <w:t xml:space="preserve">user has the option of estimating </w:t>
      </w:r>
      <w:r w:rsidR="006A28A0">
        <w:rPr>
          <w:rFonts w:eastAsiaTheme="minorEastAsia"/>
          <w:i/>
        </w:rPr>
        <w:t>k</w:t>
      </w:r>
      <w:del w:id="180" w:author="Dalthorp, Daniel" w:date="2018-06-16T11:49:00Z">
        <w:r w:rsidR="006A28A0" w:rsidDel="00AB0615">
          <w:rPr>
            <w:rFonts w:eastAsiaTheme="minorEastAsia"/>
          </w:rPr>
          <w:delText xml:space="preserve"> if the data allow</w:delText>
        </w:r>
      </w:del>
      <w:del w:id="181" w:author="Dalthorp, Daniel" w:date="2018-06-16T11:39:00Z">
        <w:r w:rsidR="006A28A0" w:rsidDel="00553C7A">
          <w:rPr>
            <w:rFonts w:eastAsiaTheme="minorEastAsia"/>
          </w:rPr>
          <w:delText>,</w:delText>
        </w:r>
      </w:del>
      <w:del w:id="182" w:author="Dalthorp, Daniel" w:date="2018-06-16T11:49:00Z">
        <w:r w:rsidR="006A28A0" w:rsidDel="00AB0615">
          <w:rPr>
            <w:rFonts w:eastAsiaTheme="minorEastAsia"/>
          </w:rPr>
          <w:delText xml:space="preserve"> </w:delText>
        </w:r>
      </w:del>
      <w:del w:id="183" w:author="Dalthorp, Daniel" w:date="2018-06-16T11:37:00Z">
        <w:r w:rsidR="006A28A0" w:rsidDel="00553C7A">
          <w:rPr>
            <w:rFonts w:eastAsiaTheme="minorEastAsia"/>
          </w:rPr>
          <w:delText>i.e.</w:delText>
        </w:r>
      </w:del>
      <w:del w:id="184" w:author="Dalthorp, Daniel" w:date="2018-06-16T11:49:00Z">
        <w:r w:rsidR="006A28A0" w:rsidDel="00AB0615">
          <w:rPr>
            <w:rFonts w:eastAsiaTheme="minorEastAsia"/>
          </w:rPr>
          <w:delText>, repeated attempts to find the same carcasses</w:delText>
        </w:r>
      </w:del>
      <w:r w:rsidR="006A28A0">
        <w:rPr>
          <w:rFonts w:eastAsiaTheme="minorEastAsia"/>
        </w:rPr>
        <w:t xml:space="preserve">, or fixing </w:t>
      </w:r>
      <w:r w:rsidR="006A28A0">
        <w:rPr>
          <w:rFonts w:eastAsiaTheme="minorEastAsia"/>
          <w:i/>
        </w:rPr>
        <w:t>k</w:t>
      </w:r>
      <w:r w:rsidR="006A28A0">
        <w:rPr>
          <w:rFonts w:eastAsiaTheme="minorEastAsia"/>
        </w:rPr>
        <w:t xml:space="preserve"> at a particular value </w:t>
      </w:r>
      <w:del w:id="185" w:author="Dalthorp, Daniel" w:date="2018-06-16T11:50:00Z">
        <w:r w:rsidR="006A28A0" w:rsidDel="00AB0615">
          <w:rPr>
            <w:rFonts w:eastAsiaTheme="minorEastAsia"/>
          </w:rPr>
          <w:delText xml:space="preserve">between 0 and 1 </w:delText>
        </w:r>
      </w:del>
      <w:r w:rsidR="006A28A0">
        <w:rPr>
          <w:rFonts w:eastAsiaTheme="minorEastAsia"/>
        </w:rPr>
        <w:t>for all predictor variable and size combinations.</w:t>
      </w:r>
      <w:ins w:id="186" w:author="Dalthorp, Daniel" w:date="2018-06-16T11:39:00Z">
        <w:r>
          <w:rPr>
            <w:rFonts w:eastAsiaTheme="minorEastAsia"/>
          </w:rPr>
          <w:t xml:space="preserve"> </w:t>
        </w:r>
      </w:ins>
    </w:p>
    <w:p w14:paraId="67E8C0DA" w14:textId="6B077715" w:rsidR="00AA5429" w:rsidRDefault="00AA5429" w:rsidP="00AA5429">
      <w:pPr>
        <w:pStyle w:val="EquationWhere"/>
        <w:tabs>
          <w:tab w:val="clear" w:pos="1080"/>
          <w:tab w:val="clear" w:pos="1800"/>
        </w:tabs>
        <w:ind w:left="720" w:firstLine="0"/>
        <w:rPr>
          <w:rFonts w:eastAsiaTheme="minorEastAsia"/>
        </w:rPr>
      </w:pPr>
    </w:p>
    <w:p w14:paraId="05E4C3AC" w14:textId="41B9A12C" w:rsidR="00BD3548" w:rsidRDefault="00BD3548" w:rsidP="008C6A9E">
      <w:pPr>
        <w:pStyle w:val="BodyText"/>
        <w:ind w:firstLine="0"/>
      </w:pPr>
    </w:p>
    <w:p w14:paraId="4490C286" w14:textId="3EE54536" w:rsidR="008C6A9E" w:rsidRDefault="00824FF4" w:rsidP="0055709E">
      <w:pPr>
        <w:pStyle w:val="Heading3"/>
        <w:numPr>
          <w:ilvl w:val="2"/>
          <w:numId w:val="46"/>
        </w:numPr>
      </w:pPr>
      <w:r>
        <w:t>Table &amp; Figure Selection</w:t>
      </w:r>
      <w:r w:rsidR="00872198">
        <w:t xml:space="preserve"> and Model Selection</w:t>
      </w:r>
      <w:r>
        <w:t>:</w:t>
      </w:r>
    </w:p>
    <w:p w14:paraId="623F3B18" w14:textId="7B8CC2F6" w:rsidR="00C33F17" w:rsidRDefault="00271740" w:rsidP="0055709E">
      <w:pPr>
        <w:pStyle w:val="BodyText"/>
        <w:rPr>
          <w:rFonts w:eastAsiaTheme="minorEastAsia"/>
        </w:rPr>
      </w:pPr>
      <w:r w:rsidRPr="00271740">
        <w:rPr>
          <w:rFonts w:eastAsiaTheme="minorEastAsia"/>
        </w:rPr>
        <w:t xml:space="preserve">Once all input data are selected, the user clicks on “Run Model.” </w:t>
      </w:r>
      <w:r w:rsidR="00F95615">
        <w:rPr>
          <w:rFonts w:eastAsiaTheme="minorEastAsia"/>
        </w:rPr>
        <w:t xml:space="preserve">A section titled “Table &amp; Figure Selection:” will appear below “Model Inputs:” on the left and </w:t>
      </w:r>
      <w:ins w:id="187" w:author="MHuso" w:date="2018-06-14T14:03:00Z">
        <w:r w:rsidR="00824FF4">
          <w:rPr>
            <w:rFonts w:eastAsiaTheme="minorEastAsia"/>
          </w:rPr>
          <w:t xml:space="preserve">once calculations are completed </w:t>
        </w:r>
      </w:ins>
      <w:r w:rsidR="00F95615">
        <w:rPr>
          <w:rFonts w:eastAsiaTheme="minorEastAsia"/>
        </w:rPr>
        <w:t>t</w:t>
      </w:r>
      <w:r w:rsidRPr="00271740">
        <w:rPr>
          <w:rFonts w:eastAsiaTheme="minorEastAsia"/>
        </w:rPr>
        <w:t>he “Model Comparison” sub-tab is automatically opened</w:t>
      </w:r>
      <w:ins w:id="188" w:author="MHuso" w:date="2018-06-14T14:08:00Z">
        <w:r w:rsidR="00C603AD">
          <w:rPr>
            <w:rFonts w:eastAsiaTheme="minorEastAsia"/>
          </w:rPr>
          <w:t xml:space="preserve"> and </w:t>
        </w:r>
      </w:ins>
      <w:ins w:id="189" w:author="MHuso" w:date="2018-06-14T14:09:00Z">
        <w:r w:rsidR="00C603AD">
          <w:rPr>
            <w:rFonts w:eastAsiaTheme="minorEastAsia"/>
          </w:rPr>
          <w:t>the “Table &amp; Figures” selections are</w:t>
        </w:r>
      </w:ins>
      <w:ins w:id="190" w:author="MHuso" w:date="2018-06-14T14:08:00Z">
        <w:r w:rsidR="00C603AD">
          <w:rPr>
            <w:rFonts w:eastAsiaTheme="minorEastAsia"/>
          </w:rPr>
          <w:t xml:space="preserve"> </w:t>
        </w:r>
        <w:commentRangeStart w:id="191"/>
        <w:r w:rsidR="00C603AD">
          <w:rPr>
            <w:rFonts w:eastAsiaTheme="minorEastAsia"/>
          </w:rPr>
          <w:t>automatically populated with the size class that occurs first in the CO data</w:t>
        </w:r>
      </w:ins>
      <w:ins w:id="192" w:author="MHuso" w:date="2018-06-14T14:09:00Z">
        <w:r w:rsidR="00C603AD">
          <w:rPr>
            <w:rFonts w:eastAsiaTheme="minorEastAsia"/>
          </w:rPr>
          <w:t xml:space="preserve"> </w:t>
        </w:r>
      </w:ins>
      <w:commentRangeEnd w:id="191"/>
      <w:ins w:id="193" w:author="MHuso" w:date="2018-06-15T11:13:00Z">
        <w:r w:rsidR="004D4638">
          <w:rPr>
            <w:rStyle w:val="CommentReference"/>
          </w:rPr>
          <w:commentReference w:id="191"/>
        </w:r>
      </w:ins>
      <w:ins w:id="194" w:author="MHuso" w:date="2018-06-14T14:09:00Z">
        <w:r w:rsidR="00C603AD">
          <w:rPr>
            <w:rFonts w:eastAsiaTheme="minorEastAsia"/>
          </w:rPr>
          <w:t>(if Size column was entered under “General Inputs”)</w:t>
        </w:r>
      </w:ins>
      <w:ins w:id="195" w:author="MHuso" w:date="2018-06-14T14:08:00Z">
        <w:r w:rsidR="00C603AD">
          <w:rPr>
            <w:rFonts w:eastAsiaTheme="minorEastAsia"/>
          </w:rPr>
          <w:t xml:space="preserve"> and the model for </w:t>
        </w:r>
        <m:oMath>
          <m:r>
            <w:rPr>
              <w:rFonts w:ascii="Cambria Math" w:eastAsiaTheme="minorEastAsia" w:hAnsi="Cambria Math"/>
            </w:rPr>
            <m:t>p</m:t>
          </m:r>
        </m:oMath>
        <w:r w:rsidR="00C603AD">
          <w:rPr>
            <w:rFonts w:eastAsiaTheme="minorEastAsia"/>
          </w:rPr>
          <w:t xml:space="preserve"> and </w:t>
        </w:r>
        <m:oMath>
          <m:r>
            <w:rPr>
              <w:rFonts w:ascii="Cambria Math" w:eastAsiaTheme="minorEastAsia" w:hAnsi="Cambria Math"/>
            </w:rPr>
            <m:t>k</m:t>
          </m:r>
        </m:oMath>
        <w:r w:rsidR="00C603AD">
          <w:rPr>
            <w:rFonts w:eastAsiaTheme="minorEastAsia"/>
          </w:rPr>
          <w:t xml:space="preserve"> with the lowest AICc value</w:t>
        </w:r>
      </w:ins>
      <w:ins w:id="196" w:author="MHuso" w:date="2018-06-15T11:15:00Z">
        <w:r w:rsidR="004D4638">
          <w:rPr>
            <w:rFonts w:eastAsiaTheme="minorEastAsia"/>
          </w:rPr>
          <w:t xml:space="preserve"> (</w:t>
        </w:r>
        <w:r w:rsidR="004D4638" w:rsidRPr="0055709E">
          <w:rPr>
            <w:rFonts w:eastAsiaTheme="minorEastAsia"/>
            <w:b/>
          </w:rPr>
          <w:t>fig.</w:t>
        </w:r>
        <w:r w:rsidR="004D4638" w:rsidRPr="00A138AD">
          <w:rPr>
            <w:rFonts w:eastAsiaTheme="minorEastAsia"/>
            <w:b/>
          </w:rPr>
          <w:t xml:space="preserve"> 6</w:t>
        </w:r>
        <w:r w:rsidR="004D4638">
          <w:rPr>
            <w:rFonts w:eastAsiaTheme="minorEastAsia"/>
          </w:rPr>
          <w:t>)</w:t>
        </w:r>
      </w:ins>
      <w:ins w:id="197" w:author="MHuso" w:date="2018-06-14T14:08:00Z">
        <w:r w:rsidR="00C603AD">
          <w:rPr>
            <w:rFonts w:eastAsiaTheme="minorEastAsia"/>
          </w:rPr>
          <w:t xml:space="preserve">. </w:t>
        </w:r>
      </w:ins>
      <w:ins w:id="198" w:author="MHuso" w:date="2018-06-14T14:10:00Z">
        <w:r w:rsidR="00C603AD">
          <w:rPr>
            <w:rFonts w:eastAsiaTheme="minorEastAsia"/>
          </w:rPr>
          <w:t>S</w:t>
        </w:r>
      </w:ins>
      <w:del w:id="199" w:author="MHuso" w:date="2018-06-14T14:10:00Z">
        <w:r w:rsidDel="00C603AD">
          <w:rPr>
            <w:rFonts w:eastAsiaTheme="minorEastAsia"/>
          </w:rPr>
          <w:delText>but s</w:delText>
        </w:r>
      </w:del>
      <w:r>
        <w:rPr>
          <w:rFonts w:eastAsiaTheme="minorEastAsia"/>
        </w:rPr>
        <w:t xml:space="preserve">everal output sub-tabs </w:t>
      </w:r>
      <w:ins w:id="200" w:author="MHuso" w:date="2018-06-14T14:11:00Z">
        <w:r w:rsidR="00C603AD">
          <w:rPr>
            <w:rFonts w:eastAsiaTheme="minorEastAsia"/>
          </w:rPr>
          <w:t xml:space="preserve">for evaluating model fit </w:t>
        </w:r>
      </w:ins>
      <w:r>
        <w:rPr>
          <w:rFonts w:eastAsiaTheme="minorEastAsia"/>
        </w:rPr>
        <w:t>are available</w:t>
      </w:r>
      <w:r w:rsidR="00C33F17">
        <w:rPr>
          <w:rFonts w:eastAsiaTheme="minorEastAsia"/>
        </w:rPr>
        <w:t xml:space="preserve">: </w:t>
      </w:r>
      <w:r>
        <w:rPr>
          <w:rFonts w:eastAsiaTheme="minorEastAsia"/>
        </w:rPr>
        <w:t xml:space="preserve">Selected </w:t>
      </w:r>
      <w:r w:rsidR="00C33F17">
        <w:rPr>
          <w:rFonts w:eastAsiaTheme="minorEastAsia"/>
        </w:rPr>
        <w:t xml:space="preserve">Data, </w:t>
      </w:r>
      <w:r>
        <w:rPr>
          <w:rFonts w:eastAsiaTheme="minorEastAsia"/>
        </w:rPr>
        <w:t xml:space="preserve">Figures, </w:t>
      </w:r>
      <w:r w:rsidR="00A138AD">
        <w:rPr>
          <w:rFonts w:eastAsiaTheme="minorEastAsia"/>
        </w:rPr>
        <w:t>Estimates</w:t>
      </w:r>
      <w:r w:rsidR="00C33F17">
        <w:rPr>
          <w:rFonts w:eastAsiaTheme="minorEastAsia"/>
        </w:rPr>
        <w:t xml:space="preserve">, </w:t>
      </w:r>
      <w:r>
        <w:rPr>
          <w:rFonts w:eastAsiaTheme="minorEastAsia"/>
        </w:rPr>
        <w:t>Model Comparison</w:t>
      </w:r>
      <w:r w:rsidR="00C33F17">
        <w:rPr>
          <w:rFonts w:eastAsiaTheme="minorEastAsia"/>
        </w:rPr>
        <w:t>, and Model Selection</w:t>
      </w:r>
      <w:r>
        <w:rPr>
          <w:rFonts w:eastAsiaTheme="minorEastAsia"/>
        </w:rPr>
        <w:t xml:space="preserve"> </w:t>
      </w:r>
      <w:r w:rsidRPr="004611BA">
        <w:rPr>
          <w:rStyle w:val="figsChar"/>
          <w:rFonts w:eastAsiaTheme="minorEastAsia"/>
          <w:rPrChange w:id="201" w:author="MHuso" w:date="2018-06-15T11:29:00Z">
            <w:rPr>
              <w:rFonts w:eastAsiaTheme="minorEastAsia"/>
            </w:rPr>
          </w:rPrChange>
        </w:rPr>
        <w:t xml:space="preserve">(fig. </w:t>
      </w:r>
      <w:r w:rsidR="00A138AD" w:rsidRPr="004611BA">
        <w:rPr>
          <w:rStyle w:val="figsChar"/>
          <w:rFonts w:eastAsiaTheme="minorEastAsia"/>
          <w:rPrChange w:id="202" w:author="MHuso" w:date="2018-06-15T11:29:00Z">
            <w:rPr>
              <w:rFonts w:eastAsiaTheme="minorEastAsia"/>
              <w:b/>
            </w:rPr>
          </w:rPrChange>
        </w:rPr>
        <w:t>6</w:t>
      </w:r>
      <w:r w:rsidRPr="004611BA">
        <w:rPr>
          <w:rStyle w:val="figsChar"/>
          <w:rFonts w:eastAsiaTheme="minorEastAsia"/>
          <w:rPrChange w:id="203" w:author="MHuso" w:date="2018-06-15T11:29:00Z">
            <w:rPr>
              <w:rFonts w:eastAsiaTheme="minorEastAsia"/>
            </w:rPr>
          </w:rPrChange>
        </w:rPr>
        <w:t>)</w:t>
      </w:r>
      <w:r w:rsidR="00C33F17">
        <w:rPr>
          <w:rFonts w:eastAsiaTheme="minorEastAsia"/>
        </w:rPr>
        <w:t>.</w:t>
      </w:r>
      <w:ins w:id="204" w:author="MHuso" w:date="2018-06-14T14:05:00Z">
        <w:r w:rsidR="00824FF4">
          <w:rPr>
            <w:rFonts w:eastAsiaTheme="minorEastAsia"/>
          </w:rPr>
          <w:t xml:space="preserve"> </w:t>
        </w:r>
      </w:ins>
    </w:p>
    <w:p w14:paraId="45E80DEB" w14:textId="77777777" w:rsidR="00A138AD" w:rsidRDefault="00A138AD" w:rsidP="0055709E">
      <w:pPr>
        <w:pStyle w:val="EquationWhere"/>
        <w:tabs>
          <w:tab w:val="clear" w:pos="1080"/>
          <w:tab w:val="clear" w:pos="1800"/>
        </w:tabs>
        <w:rPr>
          <w:rFonts w:eastAsiaTheme="minorEastAsia"/>
        </w:rPr>
      </w:pPr>
    </w:p>
    <w:p w14:paraId="726ABAB2" w14:textId="1C8E7064" w:rsidR="00A138AD" w:rsidRDefault="00A138AD" w:rsidP="0055709E">
      <w:pPr>
        <w:pStyle w:val="EquationWhere"/>
        <w:tabs>
          <w:tab w:val="clear" w:pos="1080"/>
          <w:tab w:val="clear" w:pos="1800"/>
        </w:tabs>
        <w:ind w:left="720" w:firstLine="0"/>
        <w:rPr>
          <w:rFonts w:eastAsiaTheme="minorEastAsia"/>
        </w:rPr>
      </w:pPr>
      <w:r>
        <w:rPr>
          <w:noProof/>
        </w:rPr>
        <w:drawing>
          <wp:inline distT="0" distB="0" distL="0" distR="0" wp14:anchorId="1F7A778F" wp14:editId="75B317EC">
            <wp:extent cx="6053455" cy="5264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3455" cy="5264150"/>
                    </a:xfrm>
                    <a:prstGeom prst="rect">
                      <a:avLst/>
                    </a:prstGeom>
                  </pic:spPr>
                </pic:pic>
              </a:graphicData>
            </a:graphic>
          </wp:inline>
        </w:drawing>
      </w:r>
    </w:p>
    <w:p w14:paraId="7FE59BEE" w14:textId="183E1CDF" w:rsidR="00A138AD" w:rsidRDefault="00A138AD">
      <w:pPr>
        <w:pStyle w:val="FigureCaption"/>
        <w:pPrChange w:id="205" w:author="MHuso" w:date="2018-06-15T11:29:00Z">
          <w:pPr>
            <w:pStyle w:val="FigureCaption"/>
            <w:ind w:left="720"/>
          </w:pPr>
        </w:pPrChange>
      </w:pPr>
      <w:r w:rsidRPr="00263B14">
        <w:rPr>
          <w:rStyle w:val="Figurenumber"/>
        </w:rPr>
        <w:t xml:space="preserve">Figure </w:t>
      </w:r>
      <w:r>
        <w:rPr>
          <w:rStyle w:val="Figurenumber"/>
        </w:rPr>
        <w:t>6</w:t>
      </w:r>
      <w:r w:rsidRPr="00263B14">
        <w:rPr>
          <w:rStyle w:val="Figurenumber"/>
        </w:rPr>
        <w:t>.</w:t>
      </w:r>
      <w:r w:rsidRPr="007E55C0">
        <w:t xml:space="preserve"> </w:t>
      </w:r>
      <w:r>
        <w:t>Options to explore results of searcher efficiency model fitting.</w:t>
      </w:r>
    </w:p>
    <w:p w14:paraId="72A9A7ED" w14:textId="77777777" w:rsidR="00A138AD" w:rsidRDefault="00A138AD" w:rsidP="0055709E">
      <w:pPr>
        <w:pStyle w:val="EquationWhere"/>
        <w:tabs>
          <w:tab w:val="clear" w:pos="1080"/>
          <w:tab w:val="clear" w:pos="1800"/>
        </w:tabs>
        <w:ind w:left="0" w:firstLine="0"/>
        <w:rPr>
          <w:rFonts w:eastAsiaTheme="minorEastAsia"/>
        </w:rPr>
      </w:pPr>
    </w:p>
    <w:p w14:paraId="0968F92B" w14:textId="77777777" w:rsidR="008C6A9E" w:rsidRPr="00BD3548" w:rsidRDefault="008C6A9E" w:rsidP="008C6A9E">
      <w:pPr>
        <w:pStyle w:val="BodyText"/>
        <w:ind w:firstLine="0"/>
      </w:pPr>
    </w:p>
    <w:p w14:paraId="356BD9CC" w14:textId="67F384AA" w:rsidR="00A64FE5" w:rsidRDefault="00A138AD" w:rsidP="0055709E">
      <w:pPr>
        <w:pStyle w:val="Heading3"/>
        <w:numPr>
          <w:ilvl w:val="3"/>
          <w:numId w:val="46"/>
        </w:numPr>
        <w:spacing w:line="360" w:lineRule="auto"/>
      </w:pPr>
      <w:bookmarkStart w:id="206" w:name="_Toc515373791"/>
      <w:r>
        <w:t xml:space="preserve">Selected </w:t>
      </w:r>
      <w:r w:rsidR="008C6A9E">
        <w:t>Data</w:t>
      </w:r>
      <w:bookmarkEnd w:id="206"/>
    </w:p>
    <w:p w14:paraId="5E270D47" w14:textId="557E8D28" w:rsidR="008C6A9E" w:rsidRDefault="00824FF4" w:rsidP="00C603AD">
      <w:pPr>
        <w:pStyle w:val="BodyText"/>
        <w:rPr>
          <w:rFonts w:eastAsiaTheme="minorEastAsia"/>
        </w:rPr>
      </w:pPr>
      <w:ins w:id="207" w:author="MHuso" w:date="2018-06-14T14:04:00Z">
        <w:r>
          <w:rPr>
            <w:rFonts w:eastAsiaTheme="minorEastAsia"/>
          </w:rPr>
          <w:t xml:space="preserve">Data used to fit the searcher efficiency models </w:t>
        </w:r>
      </w:ins>
      <w:ins w:id="208" w:author="MHuso" w:date="2018-06-14T14:12:00Z">
        <w:r w:rsidR="00C603AD">
          <w:rPr>
            <w:rFonts w:eastAsiaTheme="minorEastAsia"/>
          </w:rPr>
          <w:t>for the selected size class (</w:t>
        </w:r>
      </w:ins>
      <w:ins w:id="209" w:author="MHuso" w:date="2018-06-14T14:13:00Z">
        <w:r w:rsidR="00C603AD">
          <w:rPr>
            <w:rFonts w:eastAsiaTheme="minorEastAsia"/>
          </w:rPr>
          <w:t xml:space="preserve">selected under Table &amp; Figures Selection on the left screen) </w:t>
        </w:r>
      </w:ins>
      <w:ins w:id="210" w:author="MHuso" w:date="2018-06-14T14:04:00Z">
        <w:r>
          <w:rPr>
            <w:rFonts w:eastAsiaTheme="minorEastAsia"/>
          </w:rPr>
          <w:t xml:space="preserve">are displayed under </w:t>
        </w:r>
      </w:ins>
      <w:ins w:id="211" w:author="MHuso" w:date="2018-06-14T14:13:00Z">
        <w:r w:rsidR="00C603AD">
          <w:rPr>
            <w:rFonts w:eastAsiaTheme="minorEastAsia"/>
          </w:rPr>
          <w:t>the “S</w:t>
        </w:r>
      </w:ins>
      <w:ins w:id="212" w:author="MHuso" w:date="2018-06-14T14:04:00Z">
        <w:r>
          <w:rPr>
            <w:rFonts w:eastAsiaTheme="minorEastAsia"/>
          </w:rPr>
          <w:t xml:space="preserve">elected </w:t>
        </w:r>
      </w:ins>
      <w:ins w:id="213" w:author="MHuso" w:date="2018-06-14T14:13:00Z">
        <w:r w:rsidR="00C603AD">
          <w:rPr>
            <w:rFonts w:eastAsiaTheme="minorEastAsia"/>
          </w:rPr>
          <w:t>D</w:t>
        </w:r>
      </w:ins>
      <w:ins w:id="214" w:author="MHuso" w:date="2018-06-14T14:04:00Z">
        <w:r>
          <w:rPr>
            <w:rFonts w:eastAsiaTheme="minorEastAsia"/>
          </w:rPr>
          <w:t>ata</w:t>
        </w:r>
      </w:ins>
      <w:ins w:id="215" w:author="MHuso" w:date="2018-06-14T14:13:00Z">
        <w:r w:rsidR="00C603AD">
          <w:rPr>
            <w:rFonts w:eastAsiaTheme="minorEastAsia"/>
          </w:rPr>
          <w:t xml:space="preserve"> Tab.</w:t>
        </w:r>
      </w:ins>
      <w:ins w:id="216" w:author="MHuso" w:date="2018-06-15T11:12:00Z">
        <w:r w:rsidR="004D4638">
          <w:rPr>
            <w:rFonts w:eastAsiaTheme="minorEastAsia"/>
          </w:rPr>
          <w:t xml:space="preserve">” </w:t>
        </w:r>
      </w:ins>
      <w:ins w:id="217" w:author="MHuso" w:date="2018-06-14T14:13:00Z">
        <w:r w:rsidR="00C603AD">
          <w:rPr>
            <w:rFonts w:eastAsiaTheme="minorEastAsia"/>
          </w:rPr>
          <w:t>This is a subset of the .csv file input earlier in the Data Input process.</w:t>
        </w:r>
      </w:ins>
      <w:del w:id="218" w:author="MHuso" w:date="2018-06-14T14:12:00Z">
        <w:r w:rsidR="008C6A9E" w:rsidDel="00C603AD">
          <w:rPr>
            <w:rFonts w:eastAsiaTheme="minorEastAsia"/>
          </w:rPr>
          <w:delText>Text</w:delText>
        </w:r>
      </w:del>
      <w:r w:rsidR="008C6A9E">
        <w:rPr>
          <w:rFonts w:eastAsiaTheme="minorEastAsia"/>
        </w:rPr>
        <w:t>.</w:t>
      </w:r>
    </w:p>
    <w:p w14:paraId="65835F8A" w14:textId="77777777" w:rsidR="008C6A9E" w:rsidRPr="00BD3548" w:rsidRDefault="008C6A9E" w:rsidP="008C6A9E">
      <w:pPr>
        <w:pStyle w:val="BodyText"/>
        <w:ind w:firstLine="0"/>
      </w:pPr>
    </w:p>
    <w:p w14:paraId="7BF52B1D" w14:textId="38364934" w:rsidR="008C6A9E" w:rsidRDefault="0034239B" w:rsidP="0055709E">
      <w:pPr>
        <w:pStyle w:val="Heading3"/>
        <w:numPr>
          <w:ilvl w:val="3"/>
          <w:numId w:val="46"/>
        </w:numPr>
        <w:spacing w:line="360" w:lineRule="auto"/>
      </w:pPr>
      <w:bookmarkStart w:id="219" w:name="_Toc515373792"/>
      <w:r>
        <w:t>Figures</w:t>
      </w:r>
      <w:bookmarkEnd w:id="219"/>
    </w:p>
    <w:p w14:paraId="599B2BE5" w14:textId="7C97FCE3" w:rsidR="00C603AD" w:rsidRDefault="00C603AD">
      <w:pPr>
        <w:pStyle w:val="BodyText"/>
        <w:rPr>
          <w:ins w:id="220" w:author="MHuso" w:date="2018-06-14T14:18:00Z"/>
          <w:rFonts w:eastAsiaTheme="minorEastAsia"/>
        </w:rPr>
        <w:pPrChange w:id="221" w:author="MHuso" w:date="2018-06-15T11:17:00Z">
          <w:pPr>
            <w:pStyle w:val="BodyText"/>
            <w:ind w:firstLine="0"/>
          </w:pPr>
        </w:pPrChange>
      </w:pPr>
      <w:ins w:id="222" w:author="MHuso" w:date="2018-06-14T14:16:00Z">
        <w:r>
          <w:rPr>
            <w:rFonts w:eastAsiaTheme="minorEastAsia"/>
          </w:rPr>
          <w:t xml:space="preserve">Searcher efficiency estimates from the selected model are plotted against search occasion for each possible </w:t>
        </w:r>
      </w:ins>
      <w:ins w:id="223" w:author="MHuso" w:date="2018-06-14T14:15:00Z">
        <w:r>
          <w:rPr>
            <w:rFonts w:eastAsiaTheme="minorEastAsia"/>
          </w:rPr>
          <w:t>combination of class</w:t>
        </w:r>
      </w:ins>
      <w:ins w:id="224" w:author="MHuso" w:date="2018-06-14T14:17:00Z">
        <w:r>
          <w:rPr>
            <w:rFonts w:eastAsiaTheme="minorEastAsia"/>
          </w:rPr>
          <w:t xml:space="preserve"> levels</w:t>
        </w:r>
      </w:ins>
      <w:ins w:id="225" w:author="MHuso" w:date="2018-06-14T14:15:00Z">
        <w:r>
          <w:rPr>
            <w:rFonts w:eastAsiaTheme="minorEastAsia"/>
          </w:rPr>
          <w:t xml:space="preserve"> of the </w:t>
        </w:r>
      </w:ins>
      <w:ins w:id="226" w:author="MHuso" w:date="2018-06-14T14:17:00Z">
        <w:r>
          <w:rPr>
            <w:rFonts w:eastAsiaTheme="minorEastAsia"/>
          </w:rPr>
          <w:t>input</w:t>
        </w:r>
      </w:ins>
      <w:ins w:id="227" w:author="MHuso" w:date="2018-06-14T14:15:00Z">
        <w:r>
          <w:rPr>
            <w:rFonts w:eastAsiaTheme="minorEastAsia"/>
          </w:rPr>
          <w:t xml:space="preserve"> predictor variables</w:t>
        </w:r>
      </w:ins>
      <w:ins w:id="228" w:author="MHuso" w:date="2018-06-14T14:17:00Z">
        <w:r>
          <w:rPr>
            <w:rFonts w:eastAsiaTheme="minorEastAsia"/>
          </w:rPr>
          <w:t xml:space="preserve"> (</w:t>
        </w:r>
      </w:ins>
      <w:ins w:id="229" w:author="MHuso" w:date="2018-06-15T11:16:00Z">
        <w:r w:rsidR="00842DC0" w:rsidRPr="004611BA">
          <w:rPr>
            <w:rStyle w:val="figsChar"/>
            <w:rFonts w:eastAsiaTheme="minorEastAsia"/>
            <w:rPrChange w:id="230" w:author="MHuso" w:date="2018-06-15T11:30:00Z">
              <w:rPr>
                <w:rFonts w:eastAsiaTheme="minorEastAsia"/>
              </w:rPr>
            </w:rPrChange>
          </w:rPr>
          <w:t>fig</w:t>
        </w:r>
      </w:ins>
      <w:ins w:id="231" w:author="MHuso" w:date="2018-06-14T14:17:00Z">
        <w:r w:rsidRPr="004611BA">
          <w:rPr>
            <w:rStyle w:val="figsChar"/>
            <w:rFonts w:eastAsiaTheme="minorEastAsia"/>
            <w:rPrChange w:id="232" w:author="MHuso" w:date="2018-06-15T11:30:00Z">
              <w:rPr>
                <w:rFonts w:eastAsiaTheme="minorEastAsia"/>
              </w:rPr>
            </w:rPrChange>
          </w:rPr>
          <w:t xml:space="preserve"> 7</w:t>
        </w:r>
        <w:r>
          <w:rPr>
            <w:rFonts w:eastAsiaTheme="minorEastAsia"/>
          </w:rPr>
          <w:t>).</w:t>
        </w:r>
      </w:ins>
    </w:p>
    <w:p w14:paraId="2B6FAF09" w14:textId="7E617073" w:rsidR="00C603AD" w:rsidRDefault="00EE7E30" w:rsidP="00C603AD">
      <w:pPr>
        <w:pStyle w:val="EquationWhere"/>
        <w:tabs>
          <w:tab w:val="clear" w:pos="1080"/>
          <w:tab w:val="clear" w:pos="1800"/>
        </w:tabs>
        <w:ind w:left="720" w:firstLine="0"/>
        <w:rPr>
          <w:ins w:id="233" w:author="MHuso" w:date="2018-06-14T14:18:00Z"/>
          <w:rFonts w:eastAsiaTheme="minorEastAsia"/>
        </w:rPr>
      </w:pPr>
      <w:ins w:id="234" w:author="MHuso" w:date="2018-06-14T14:23:00Z">
        <w:r>
          <w:rPr>
            <w:noProof/>
          </w:rPr>
          <w:drawing>
            <wp:inline distT="0" distB="0" distL="0" distR="0" wp14:anchorId="7B23D652" wp14:editId="1AC5DC46">
              <wp:extent cx="6053455" cy="565150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3455" cy="5651500"/>
                      </a:xfrm>
                      <a:prstGeom prst="rect">
                        <a:avLst/>
                      </a:prstGeom>
                    </pic:spPr>
                  </pic:pic>
                </a:graphicData>
              </a:graphic>
            </wp:inline>
          </w:drawing>
        </w:r>
      </w:ins>
    </w:p>
    <w:p w14:paraId="6F693EFA" w14:textId="5CC1A8AA" w:rsidR="008C6A9E" w:rsidDel="00C603AD" w:rsidRDefault="00C603AD">
      <w:pPr>
        <w:pStyle w:val="FigureCaption"/>
        <w:rPr>
          <w:del w:id="235" w:author="MHuso" w:date="2018-06-14T14:14:00Z"/>
          <w:rFonts w:eastAsiaTheme="minorEastAsia"/>
        </w:rPr>
        <w:pPrChange w:id="236" w:author="MHuso" w:date="2018-06-15T11:29:00Z">
          <w:pPr>
            <w:pStyle w:val="EquationWhere"/>
            <w:tabs>
              <w:tab w:val="clear" w:pos="1080"/>
              <w:tab w:val="clear" w:pos="1800"/>
            </w:tabs>
            <w:ind w:left="2160" w:firstLine="0"/>
          </w:pPr>
        </w:pPrChange>
      </w:pPr>
      <w:ins w:id="237" w:author="MHuso" w:date="2018-06-14T14:18:00Z">
        <w:r w:rsidRPr="00263B14">
          <w:rPr>
            <w:rStyle w:val="Figurenumber"/>
          </w:rPr>
          <w:t xml:space="preserve">Figure </w:t>
        </w:r>
        <w:r>
          <w:rPr>
            <w:rStyle w:val="Figurenumber"/>
          </w:rPr>
          <w:t>7</w:t>
        </w:r>
        <w:r w:rsidRPr="00263B14">
          <w:rPr>
            <w:rStyle w:val="Figurenumber"/>
          </w:rPr>
          <w:t>.</w:t>
        </w:r>
        <w:r w:rsidRPr="007E55C0">
          <w:t xml:space="preserve"> </w:t>
        </w:r>
        <w:r>
          <w:t xml:space="preserve">Example plots of estimated and observed searcher efficiency </w:t>
        </w:r>
      </w:ins>
      <w:ins w:id="238" w:author="MHuso" w:date="2018-06-14T14:19:00Z">
        <w:r w:rsidR="00EE7E30">
          <w:t>by search event. Dark lines represent selected model, gray lines represent the most complex model, i.e.,</w:t>
        </w:r>
      </w:ins>
      <w:ins w:id="239" w:author="MHuso" w:date="2018-06-14T14:20:00Z">
        <w:r w:rsidR="00EE7E30">
          <w:t xml:space="preserve"> separate estimates for each class </w:t>
        </w:r>
        <w:r w:rsidR="00EE7E30">
          <w:lastRenderedPageBreak/>
          <w:t>combination</w:t>
        </w:r>
      </w:ins>
      <w:ins w:id="240" w:author="MHuso" w:date="2018-06-15T11:05:00Z">
        <w:r w:rsidR="004D4638">
          <w:t xml:space="preserve"> (when possible)</w:t>
        </w:r>
      </w:ins>
      <w:ins w:id="241" w:author="MHuso" w:date="2018-06-15T11:16:00Z">
        <w:r w:rsidR="00842DC0">
          <w:t>.</w:t>
        </w:r>
      </w:ins>
      <w:ins w:id="242" w:author="MHuso" w:date="2018-06-14T14:20:00Z">
        <w:r w:rsidR="00EE7E30">
          <w:t xml:space="preserve"> O</w:t>
        </w:r>
      </w:ins>
      <w:ins w:id="243" w:author="MHuso" w:date="2018-06-14T14:21:00Z">
        <w:r w:rsidR="00EE7E30">
          <w:t>pen d</w:t>
        </w:r>
      </w:ins>
      <w:ins w:id="244" w:author="MHuso" w:date="2018-06-14T14:20:00Z">
        <w:r w:rsidR="00EE7E30">
          <w:t xml:space="preserve">ots represent observed searcher efficiency </w:t>
        </w:r>
      </w:ins>
      <w:ins w:id="245" w:author="MHuso" w:date="2018-06-14T14:21:00Z">
        <w:r w:rsidR="00EE7E30">
          <w:t>and r</w:t>
        </w:r>
      </w:ins>
      <w:ins w:id="246" w:author="MHuso" w:date="2018-06-14T14:20:00Z">
        <w:r w:rsidR="00EE7E30">
          <w:t>atios above each open dot represent observed data</w:t>
        </w:r>
      </w:ins>
      <w:ins w:id="247" w:author="MHuso" w:date="2018-06-14T14:21:00Z">
        <w:r w:rsidR="00EE7E30">
          <w:t xml:space="preserve"> used to e</w:t>
        </w:r>
      </w:ins>
      <w:ins w:id="248" w:author="MHuso" w:date="2018-06-14T14:22:00Z">
        <w:r w:rsidR="00EE7E30">
          <w:t>stimate the point</w:t>
        </w:r>
      </w:ins>
      <w:ins w:id="249" w:author="MHuso" w:date="2018-06-14T14:20:00Z">
        <w:r w:rsidR="00EE7E30">
          <w:t>, i.e.,</w:t>
        </w:r>
      </w:ins>
      <w:ins w:id="250" w:author="MHuso" w:date="2018-06-14T14:21:00Z">
        <w:r w:rsidR="00EE7E30">
          <w:t xml:space="preserve"> found/</w:t>
        </w:r>
      </w:ins>
      <w:ins w:id="251" w:author="MHuso" w:date="2018-06-15T11:06:00Z">
        <w:r w:rsidR="004D4638">
          <w:t>available</w:t>
        </w:r>
      </w:ins>
      <w:ins w:id="252" w:author="MHuso" w:date="2018-06-14T14:21:00Z">
        <w:r w:rsidR="00EE7E30">
          <w:t>.</w:t>
        </w:r>
      </w:ins>
      <w:ins w:id="253" w:author="MHuso" w:date="2018-06-14T14:23:00Z">
        <w:r w:rsidR="00EE7E30">
          <w:t xml:space="preserve"> Box plots at the top represent estimated</w:t>
        </w:r>
        <w:del w:id="254" w:author="Dalthorp, Daniel" w:date="2018-06-16T11:53:00Z">
          <w:r w:rsidR="00EE7E30" w:rsidDel="001A0507">
            <w:delText xml:space="preserve"> </w:delText>
          </w:r>
        </w:del>
      </w:ins>
      <w:commentRangeStart w:id="255"/>
      <m:oMath>
        <m:sSub>
          <m:sSubPr>
            <m:ctrlPr>
              <w:ins w:id="256" w:author="MHuso" w:date="2018-06-14T14:24:00Z">
                <w:del w:id="257" w:author="Dalthorp, Daniel" w:date="2018-06-16T11:53:00Z">
                  <w:rPr>
                    <w:rFonts w:ascii="Cambria Math" w:hAnsi="Cambria Math"/>
                    <w:i/>
                  </w:rPr>
                </w:del>
              </w:ins>
            </m:ctrlPr>
          </m:sSubPr>
          <m:e>
            <m:r>
              <w:ins w:id="258" w:author="MHuso" w:date="2018-06-14T14:24:00Z">
                <w:del w:id="259" w:author="Dalthorp, Daniel" w:date="2018-06-16T11:53:00Z">
                  <w:rPr>
                    <w:rFonts w:ascii="Cambria Math" w:hAnsi="Cambria Math"/>
                  </w:rPr>
                  <m:t>p</m:t>
                </w:del>
              </w:ins>
            </m:r>
          </m:e>
          <m:sub>
            <m:r>
              <w:ins w:id="260" w:author="MHuso" w:date="2018-06-14T14:24:00Z">
                <w:del w:id="261" w:author="Dalthorp, Daniel" w:date="2018-06-16T11:53:00Z">
                  <w:rPr>
                    <w:rFonts w:ascii="Cambria Math" w:hAnsi="Cambria Math"/>
                  </w:rPr>
                  <m:t>0</m:t>
                </w:del>
              </w:ins>
            </m:r>
          </m:sub>
        </m:sSub>
        <m:r>
          <w:ins w:id="262" w:author="Dalthorp, Daniel" w:date="2018-06-16T11:53:00Z">
            <w:rPr>
              <w:rFonts w:ascii="Cambria Math" w:hAnsi="Cambria Math"/>
            </w:rPr>
            <m:t>p</m:t>
          </w:ins>
        </m:r>
        <w:commentRangeEnd w:id="255"/>
        <m:r>
          <w:ins w:id="263" w:author="Dalthorp, Daniel" w:date="2018-06-16T11:53:00Z">
            <m:rPr>
              <m:sty m:val="p"/>
            </m:rPr>
            <w:rPr>
              <w:rStyle w:val="CommentReference"/>
              <w:rFonts w:ascii="Times New Roman" w:hAnsi="Times New Roman"/>
            </w:rPr>
            <w:commentReference w:id="255"/>
          </w:ins>
        </m:r>
      </m:oMath>
      <w:ins w:id="264" w:author="MHuso" w:date="2018-06-14T14:24:00Z">
        <w:r w:rsidR="00EE7E30">
          <w:t xml:space="preserve"> and </w:t>
        </w:r>
        <m:oMath>
          <m:r>
            <w:rPr>
              <w:rFonts w:ascii="Cambria Math" w:hAnsi="Cambria Math"/>
            </w:rPr>
            <m:t>k</m:t>
          </m:r>
        </m:oMath>
        <w:r w:rsidR="00EE7E30">
          <w:t xml:space="preserve"> for selected model (dark lines) </w:t>
        </w:r>
      </w:ins>
      <w:ins w:id="265" w:author="MHuso" w:date="2018-06-15T11:06:00Z">
        <w:r w:rsidR="004D4638">
          <w:t>compared to</w:t>
        </w:r>
      </w:ins>
      <w:ins w:id="266" w:author="MHuso" w:date="2018-06-14T14:24:00Z">
        <w:r w:rsidR="00EE7E30">
          <w:t xml:space="preserve"> most complex model (grey lines).</w:t>
        </w:r>
      </w:ins>
      <w:del w:id="267" w:author="MHuso" w:date="2018-06-14T14:14:00Z">
        <w:r w:rsidR="008C6A9E" w:rsidDel="00C603AD">
          <w:rPr>
            <w:rFonts w:eastAsiaTheme="minorEastAsia"/>
          </w:rPr>
          <w:delText>Text.</w:delText>
        </w:r>
      </w:del>
    </w:p>
    <w:p w14:paraId="02AA79EB" w14:textId="77777777" w:rsidR="008C6A9E" w:rsidRPr="00BD3548" w:rsidRDefault="008C6A9E" w:rsidP="008C6A9E">
      <w:pPr>
        <w:pStyle w:val="BodyText"/>
        <w:ind w:firstLine="0"/>
      </w:pPr>
    </w:p>
    <w:p w14:paraId="6113DBE0" w14:textId="049E470A" w:rsidR="008C6A9E" w:rsidRDefault="0034239B" w:rsidP="0055709E">
      <w:pPr>
        <w:pStyle w:val="Heading3"/>
        <w:numPr>
          <w:ilvl w:val="3"/>
          <w:numId w:val="46"/>
        </w:numPr>
        <w:spacing w:line="360" w:lineRule="auto"/>
      </w:pPr>
      <w:r>
        <w:t>Estimates</w:t>
      </w:r>
    </w:p>
    <w:p w14:paraId="3AFE4495" w14:textId="2D16DA02" w:rsidR="008C6A9E" w:rsidDel="00842DC0" w:rsidRDefault="00842DC0">
      <w:pPr>
        <w:pStyle w:val="BodyText"/>
        <w:rPr>
          <w:del w:id="268" w:author="MHuso" w:date="2018-06-15T11:18:00Z"/>
          <w:rFonts w:eastAsiaTheme="minorEastAsia"/>
        </w:rPr>
        <w:pPrChange w:id="269" w:author="MHuso" w:date="2018-06-15T11:18:00Z">
          <w:pPr>
            <w:pStyle w:val="EquationWhere"/>
            <w:tabs>
              <w:tab w:val="clear" w:pos="1080"/>
              <w:tab w:val="clear" w:pos="1800"/>
            </w:tabs>
            <w:ind w:left="2160" w:firstLine="0"/>
          </w:pPr>
        </w:pPrChange>
      </w:pPr>
      <w:ins w:id="270" w:author="MHuso" w:date="2018-06-15T11:18:00Z">
        <w:r>
          <w:rPr>
            <w:rFonts w:eastAsiaTheme="minorEastAsia"/>
          </w:rPr>
          <w:t>Estimates and confidence limits (α set by user in “General Inputs”</w:t>
        </w:r>
      </w:ins>
      <w:ins w:id="271" w:author="MHuso" w:date="2018-06-15T11:19:00Z">
        <w:r>
          <w:rPr>
            <w:rFonts w:eastAsiaTheme="minorEastAsia"/>
          </w:rPr>
          <w:t xml:space="preserve">) of </w:t>
        </w:r>
        <m:oMath>
          <m:sSub>
            <m:sSubPr>
              <m:ctrlPr>
                <w:del w:id="272" w:author="Dalthorp, Daniel" w:date="2018-06-16T12:20:00Z">
                  <w:rPr>
                    <w:rFonts w:ascii="Cambria Math" w:hAnsi="Cambria Math"/>
                    <w:i/>
                  </w:rPr>
                </w:del>
              </m:ctrlPr>
            </m:sSubPr>
            <m:e>
              <m:r>
                <w:del w:id="273" w:author="Dalthorp, Daniel" w:date="2018-06-16T12:20:00Z">
                  <w:rPr>
                    <w:rFonts w:ascii="Cambria Math" w:hAnsi="Cambria Math"/>
                  </w:rPr>
                  <m:t>p</m:t>
                </w:del>
              </m:r>
            </m:e>
            <m:sub>
              <m:r>
                <w:del w:id="274" w:author="Dalthorp, Daniel" w:date="2018-06-16T12:20:00Z">
                  <w:rPr>
                    <w:rFonts w:ascii="Cambria Math" w:hAnsi="Cambria Math"/>
                  </w:rPr>
                  <m:t>0</m:t>
                </w:del>
              </m:r>
            </m:sub>
          </m:sSub>
        </m:oMath>
      </w:ins>
      <m:oMath>
        <m:r>
          <w:ins w:id="275" w:author="Dalthorp, Daniel" w:date="2018-06-16T12:20:00Z">
            <w:rPr>
              <w:rFonts w:ascii="Cambria Math" w:hAnsi="Cambria Math"/>
            </w:rPr>
            <m:t>p</m:t>
          </w:ins>
        </m:r>
      </m:oMath>
      <w:ins w:id="276" w:author="MHuso" w:date="2018-06-15T11:19:00Z">
        <w:r>
          <w:t xml:space="preserve"> and </w:t>
        </w:r>
        <m:oMath>
          <m:r>
            <w:rPr>
              <w:rFonts w:ascii="Cambria Math" w:hAnsi="Cambria Math"/>
            </w:rPr>
            <m:t>k</m:t>
          </m:r>
        </m:oMath>
        <w:r>
          <w:t xml:space="preserve"> for each class combination of covariates for selected model are given in table format</w:t>
        </w:r>
      </w:ins>
      <w:ins w:id="277" w:author="MHuso" w:date="2018-06-15T11:20:00Z">
        <w:r>
          <w:t xml:space="preserve"> </w:t>
        </w:r>
      </w:ins>
      <w:ins w:id="278" w:author="MHuso" w:date="2018-06-15T11:18:00Z">
        <w:r>
          <w:rPr>
            <w:rFonts w:eastAsiaTheme="minorEastAsia"/>
          </w:rPr>
          <w:t>(</w:t>
        </w:r>
        <w:r w:rsidRPr="004611BA">
          <w:rPr>
            <w:rStyle w:val="figsChar"/>
            <w:rFonts w:eastAsiaTheme="minorEastAsia"/>
            <w:rPrChange w:id="279" w:author="MHuso" w:date="2018-06-15T11:30:00Z">
              <w:rPr>
                <w:rFonts w:eastAsiaTheme="minorEastAsia"/>
                <w:b/>
              </w:rPr>
            </w:rPrChange>
          </w:rPr>
          <w:t>fi</w:t>
        </w:r>
      </w:ins>
      <w:ins w:id="280" w:author="MHuso" w:date="2018-06-15T11:25:00Z">
        <w:r w:rsidRPr="004611BA">
          <w:rPr>
            <w:rStyle w:val="figsChar"/>
            <w:rFonts w:eastAsiaTheme="minorEastAsia"/>
            <w:rPrChange w:id="281" w:author="MHuso" w:date="2018-06-15T11:30:00Z">
              <w:rPr>
                <w:rFonts w:eastAsiaTheme="minorEastAsia"/>
                <w:b/>
              </w:rPr>
            </w:rPrChange>
          </w:rPr>
          <w:t>g 8</w:t>
        </w:r>
      </w:ins>
      <w:ins w:id="282" w:author="MHuso" w:date="2018-06-15T11:18:00Z">
        <w:r>
          <w:rPr>
            <w:rFonts w:eastAsiaTheme="minorEastAsia"/>
          </w:rPr>
          <w:t>).</w:t>
        </w:r>
      </w:ins>
      <w:del w:id="283" w:author="MHuso" w:date="2018-06-15T11:18:00Z">
        <w:r w:rsidR="008C6A9E" w:rsidDel="00842DC0">
          <w:rPr>
            <w:rFonts w:eastAsiaTheme="minorEastAsia"/>
          </w:rPr>
          <w:delText>Text.</w:delText>
        </w:r>
      </w:del>
      <w:ins w:id="284" w:author="MHuso" w:date="2018-06-15T11:20:00Z">
        <w:r>
          <w:rPr>
            <w:rFonts w:eastAsiaTheme="minorEastAsia"/>
          </w:rPr>
          <w:t xml:space="preserve"> The table can be saved to a csv by clicking the “Download” button.</w:t>
        </w:r>
      </w:ins>
    </w:p>
    <w:p w14:paraId="4F87FA96" w14:textId="7DE5D075" w:rsidR="00842DC0" w:rsidRDefault="00842DC0">
      <w:pPr>
        <w:pStyle w:val="BodyText"/>
        <w:rPr>
          <w:ins w:id="285" w:author="MHuso" w:date="2018-06-15T11:25:00Z"/>
          <w:rFonts w:eastAsiaTheme="minorEastAsia"/>
        </w:rPr>
        <w:pPrChange w:id="286" w:author="MHuso" w:date="2018-06-15T11:18:00Z">
          <w:pPr>
            <w:pStyle w:val="EquationWhere"/>
            <w:tabs>
              <w:tab w:val="clear" w:pos="1080"/>
              <w:tab w:val="clear" w:pos="1800"/>
            </w:tabs>
            <w:ind w:left="2160" w:firstLine="0"/>
          </w:pPr>
        </w:pPrChange>
      </w:pPr>
      <w:ins w:id="287" w:author="MHuso" w:date="2018-06-15T11:25:00Z">
        <w:r>
          <w:rPr>
            <w:noProof/>
          </w:rPr>
          <w:drawing>
            <wp:inline distT="0" distB="0" distL="0" distR="0" wp14:anchorId="747B1149" wp14:editId="06F76DFB">
              <wp:extent cx="6053455" cy="615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3455" cy="6159500"/>
                      </a:xfrm>
                      <a:prstGeom prst="rect">
                        <a:avLst/>
                      </a:prstGeom>
                    </pic:spPr>
                  </pic:pic>
                </a:graphicData>
              </a:graphic>
            </wp:inline>
          </w:drawing>
        </w:r>
      </w:ins>
    </w:p>
    <w:p w14:paraId="4F2A0875" w14:textId="77777777" w:rsidR="008C6A9E" w:rsidRDefault="008C6A9E" w:rsidP="008C6A9E">
      <w:pPr>
        <w:pStyle w:val="BodyText"/>
        <w:ind w:firstLine="0"/>
        <w:rPr>
          <w:ins w:id="288" w:author="MHuso" w:date="2018-06-15T11:25:00Z"/>
        </w:rPr>
      </w:pPr>
    </w:p>
    <w:p w14:paraId="4AB24446" w14:textId="2EF7BBDC" w:rsidR="004611BA" w:rsidRPr="00BD3548" w:rsidRDefault="004611BA">
      <w:pPr>
        <w:pStyle w:val="FigureCaption"/>
        <w:pPrChange w:id="289" w:author="MHuso" w:date="2018-06-15T11:30:00Z">
          <w:pPr>
            <w:pStyle w:val="BodyText"/>
            <w:ind w:firstLine="0"/>
          </w:pPr>
        </w:pPrChange>
      </w:pPr>
      <w:ins w:id="290" w:author="MHuso" w:date="2018-06-15T11:25:00Z">
        <w:r w:rsidRPr="00263B14">
          <w:rPr>
            <w:rStyle w:val="Figurenumber"/>
          </w:rPr>
          <w:lastRenderedPageBreak/>
          <w:t xml:space="preserve">Figure </w:t>
        </w:r>
        <w:r>
          <w:rPr>
            <w:rStyle w:val="Figurenumber"/>
          </w:rPr>
          <w:t>8</w:t>
        </w:r>
        <w:r w:rsidRPr="00263B14">
          <w:rPr>
            <w:rStyle w:val="Figurenumber"/>
          </w:rPr>
          <w:t>.</w:t>
        </w:r>
        <w:r w:rsidRPr="007E55C0">
          <w:t xml:space="preserve"> </w:t>
        </w:r>
      </w:ins>
      <w:ins w:id="291" w:author="MHuso" w:date="2018-06-15T11:26:00Z">
        <w:r>
          <w:rPr>
            <w:rFonts w:eastAsiaTheme="minorEastAsia"/>
          </w:rPr>
          <w:t xml:space="preserve">Estimates and confidence limits (α set by user in “General Inputs”) of </w:t>
        </w:r>
        <m:oMath>
          <m:sSub>
            <m:sSubPr>
              <m:ctrlPr>
                <w:del w:id="292" w:author="Dalthorp, Daniel" w:date="2018-06-16T12:21:00Z">
                  <w:rPr>
                    <w:rFonts w:ascii="Cambria Math" w:hAnsi="Cambria Math"/>
                    <w:i/>
                  </w:rPr>
                </w:del>
              </m:ctrlPr>
            </m:sSubPr>
            <m:e>
              <m:r>
                <w:del w:id="293" w:author="Dalthorp, Daniel" w:date="2018-06-16T12:21:00Z">
                  <w:rPr>
                    <w:rFonts w:ascii="Cambria Math" w:hAnsi="Cambria Math"/>
                  </w:rPr>
                  <m:t>p</m:t>
                </w:del>
              </m:r>
            </m:e>
            <m:sub>
              <m:r>
                <w:del w:id="294" w:author="Dalthorp, Daniel" w:date="2018-06-16T12:21:00Z">
                  <w:rPr>
                    <w:rFonts w:ascii="Cambria Math" w:hAnsi="Cambria Math"/>
                  </w:rPr>
                  <m:t>0</m:t>
                </w:del>
              </m:r>
            </m:sub>
          </m:sSub>
        </m:oMath>
      </w:ins>
      <m:oMath>
        <m:r>
          <w:ins w:id="295" w:author="Dalthorp, Daniel" w:date="2018-06-16T12:21:00Z">
            <w:rPr>
              <w:rFonts w:ascii="Cambria Math" w:hAnsi="Cambria Math"/>
            </w:rPr>
            <m:t>p</m:t>
          </w:ins>
        </m:r>
      </m:oMath>
      <w:ins w:id="296" w:author="MHuso" w:date="2018-06-15T11:26:00Z">
        <w:r>
          <w:t xml:space="preserve"> and </w:t>
        </w:r>
        <m:oMath>
          <m:r>
            <w:rPr>
              <w:rFonts w:ascii="Cambria Math" w:hAnsi="Cambria Math"/>
            </w:rPr>
            <m:t>k</m:t>
          </m:r>
        </m:oMath>
        <w:r>
          <w:t xml:space="preserve"> for each class combination of covariates for selected model.</w:t>
        </w:r>
      </w:ins>
    </w:p>
    <w:p w14:paraId="75CC3F52" w14:textId="26AA9B5B" w:rsidR="004611BA" w:rsidRPr="004611BA" w:rsidRDefault="008C6A9E" w:rsidP="004611BA">
      <w:pPr>
        <w:pStyle w:val="Heading3"/>
        <w:numPr>
          <w:ilvl w:val="3"/>
          <w:numId w:val="46"/>
        </w:numPr>
        <w:spacing w:line="360" w:lineRule="auto"/>
      </w:pPr>
      <w:bookmarkStart w:id="297" w:name="_Toc515373794"/>
      <w:r>
        <w:t xml:space="preserve">Model </w:t>
      </w:r>
      <w:r w:rsidR="0034239B">
        <w:t>Comparison</w:t>
      </w:r>
    </w:p>
    <w:p w14:paraId="06AB70EB" w14:textId="2C81FF20" w:rsidR="004611BA" w:rsidRDefault="004611BA">
      <w:pPr>
        <w:pStyle w:val="BodyText"/>
        <w:rPr>
          <w:ins w:id="298" w:author="MHuso" w:date="2018-06-15T11:27:00Z"/>
        </w:rPr>
        <w:pPrChange w:id="299" w:author="MHuso" w:date="2018-06-15T11:31:00Z">
          <w:pPr>
            <w:pStyle w:val="Heading3"/>
            <w:numPr>
              <w:ilvl w:val="3"/>
              <w:numId w:val="46"/>
            </w:numPr>
            <w:spacing w:line="360" w:lineRule="auto"/>
            <w:ind w:left="3240" w:hanging="1080"/>
          </w:pPr>
        </w:pPrChange>
      </w:pPr>
      <w:ins w:id="300" w:author="MHuso" w:date="2018-06-15T11:27:00Z">
        <w:r>
          <w:rPr>
            <w:rFonts w:eastAsiaTheme="minorEastAsia"/>
          </w:rPr>
          <w:t xml:space="preserve">The model comparison tab provides user with AICc and Delta AICc for all models fit </w:t>
        </w:r>
      </w:ins>
      <w:ins w:id="301" w:author="MHuso" w:date="2018-06-15T11:28:00Z">
        <w:r>
          <w:rPr>
            <w:rFonts w:eastAsiaTheme="minorEastAsia"/>
          </w:rPr>
          <w:t xml:space="preserve">using </w:t>
        </w:r>
      </w:ins>
      <w:ins w:id="302" w:author="MHuso" w:date="2018-06-15T11:27:00Z">
        <w:r>
          <w:rPr>
            <w:rFonts w:eastAsiaTheme="minorEastAsia"/>
          </w:rPr>
          <w:t xml:space="preserve">the </w:t>
        </w:r>
      </w:ins>
      <w:ins w:id="303" w:author="MHuso" w:date="2018-06-15T11:28:00Z">
        <w:r>
          <w:rPr>
            <w:rFonts w:eastAsiaTheme="minorEastAsia"/>
          </w:rPr>
          <w:t>covariates selected under “Model Inputs”</w:t>
        </w:r>
      </w:ins>
      <w:ins w:id="304" w:author="MHuso" w:date="2018-06-15T11:29:00Z">
        <w:r>
          <w:rPr>
            <w:rFonts w:eastAsiaTheme="minorEastAsia"/>
          </w:rPr>
          <w:t xml:space="preserve"> </w:t>
        </w:r>
      </w:ins>
      <w:ins w:id="305" w:author="MHuso" w:date="2018-06-15T11:30:00Z">
        <w:r>
          <w:rPr>
            <w:rFonts w:eastAsiaTheme="minorEastAsia"/>
          </w:rPr>
          <w:t>(</w:t>
        </w:r>
        <w:r w:rsidRPr="004611BA">
          <w:rPr>
            <w:rStyle w:val="figsChar"/>
            <w:rFonts w:eastAsiaTheme="minorEastAsia"/>
            <w:rPrChange w:id="306" w:author="MHuso" w:date="2018-06-15T11:30:00Z">
              <w:rPr>
                <w:rFonts w:eastAsiaTheme="minorEastAsia"/>
              </w:rPr>
            </w:rPrChange>
          </w:rPr>
          <w:t>fig 6</w:t>
        </w:r>
        <w:r>
          <w:rPr>
            <w:rFonts w:eastAsiaTheme="minorEastAsia"/>
          </w:rPr>
          <w:t>).</w:t>
        </w:r>
      </w:ins>
    </w:p>
    <w:p w14:paraId="1A935729" w14:textId="1FCFEA9D" w:rsidR="008C6A9E" w:rsidRDefault="0034239B" w:rsidP="0055709E">
      <w:pPr>
        <w:pStyle w:val="Heading3"/>
        <w:numPr>
          <w:ilvl w:val="3"/>
          <w:numId w:val="46"/>
        </w:numPr>
        <w:spacing w:line="360" w:lineRule="auto"/>
      </w:pPr>
      <w:r>
        <w:t xml:space="preserve">Model </w:t>
      </w:r>
      <w:r w:rsidR="008C6A9E">
        <w:t>Selection</w:t>
      </w:r>
      <w:bookmarkEnd w:id="297"/>
    </w:p>
    <w:p w14:paraId="7FB5473C" w14:textId="24FE7935" w:rsidR="00BF0589" w:rsidRDefault="00BF0589">
      <w:pPr>
        <w:pStyle w:val="BodyText"/>
        <w:rPr>
          <w:ins w:id="307" w:author="MHuso" w:date="2018-06-15T11:35:00Z"/>
          <w:rFonts w:eastAsiaTheme="minorEastAsia"/>
        </w:rPr>
        <w:pPrChange w:id="308" w:author="MHuso" w:date="2018-06-15T11:31:00Z">
          <w:pPr>
            <w:pStyle w:val="Heading3"/>
            <w:spacing w:line="360" w:lineRule="auto"/>
          </w:pPr>
        </w:pPrChange>
      </w:pPr>
      <w:ins w:id="309" w:author="MHuso" w:date="2018-06-15T11:31:00Z">
        <w:r>
          <w:rPr>
            <w:rFonts w:eastAsiaTheme="minorEastAsia"/>
          </w:rPr>
          <w:t>The user selects the model to be used in calculating detection probability and mortality.</w:t>
        </w:r>
      </w:ins>
      <w:ins w:id="310" w:author="MHuso" w:date="2018-06-15T11:32:00Z">
        <w:r>
          <w:rPr>
            <w:rFonts w:eastAsiaTheme="minorEastAsia"/>
          </w:rPr>
          <w:t xml:space="preserve"> Available models are listed in ascending order of delta AICc.</w:t>
        </w:r>
      </w:ins>
      <w:ins w:id="311" w:author="MHuso" w:date="2018-06-15T11:33:00Z">
        <w:r>
          <w:rPr>
            <w:rFonts w:eastAsiaTheme="minorEastAsia"/>
          </w:rPr>
          <w:t xml:space="preserve"> The default selected models are those with delta AICc = 0, i.e., the “best”</w:t>
        </w:r>
      </w:ins>
      <w:ins w:id="312" w:author="MHuso" w:date="2018-06-15T11:34:00Z">
        <w:r>
          <w:rPr>
            <w:rFonts w:eastAsiaTheme="minorEastAsia"/>
          </w:rPr>
          <w:t xml:space="preserve"> model with respect to AICc </w:t>
        </w:r>
      </w:ins>
      <w:ins w:id="313" w:author="MHuso" w:date="2018-06-15T11:31:00Z">
        <w:r>
          <w:rPr>
            <w:rFonts w:eastAsiaTheme="minorEastAsia"/>
          </w:rPr>
          <w:t>(</w:t>
        </w:r>
        <w:r w:rsidRPr="00927899">
          <w:rPr>
            <w:rStyle w:val="figsChar"/>
            <w:rFonts w:eastAsiaTheme="minorEastAsia"/>
          </w:rPr>
          <w:t xml:space="preserve">fig </w:t>
        </w:r>
      </w:ins>
      <w:ins w:id="314" w:author="MHuso" w:date="2018-06-15T11:34:00Z">
        <w:r>
          <w:rPr>
            <w:rStyle w:val="figsChar"/>
            <w:rFonts w:eastAsiaTheme="minorEastAsia"/>
          </w:rPr>
          <w:t>9</w:t>
        </w:r>
      </w:ins>
      <w:ins w:id="315" w:author="MHuso" w:date="2018-06-15T11:31:00Z">
        <w:r>
          <w:rPr>
            <w:rFonts w:eastAsiaTheme="minorEastAsia"/>
          </w:rPr>
          <w:t>).</w:t>
        </w:r>
      </w:ins>
      <w:ins w:id="316" w:author="MHuso" w:date="2018-06-15T11:36:00Z">
        <w:r w:rsidR="00010366">
          <w:rPr>
            <w:rFonts w:eastAsiaTheme="minorEastAsia"/>
          </w:rPr>
          <w:t xml:space="preserve"> </w:t>
        </w:r>
      </w:ins>
      <w:ins w:id="317" w:author="MHuso" w:date="2018-06-15T11:37:00Z">
        <w:r w:rsidR="00010366">
          <w:rPr>
            <w:rFonts w:eastAsiaTheme="minorEastAsia"/>
          </w:rPr>
          <w:t>There is no need to run model again. The selections will be held in memory for later use in</w:t>
        </w:r>
      </w:ins>
      <w:ins w:id="318" w:author="MHuso" w:date="2018-06-15T11:38:00Z">
        <w:r w:rsidR="00010366">
          <w:rPr>
            <w:rFonts w:eastAsiaTheme="minorEastAsia"/>
          </w:rPr>
          <w:t xml:space="preserve"> mortality estimation.</w:t>
        </w:r>
      </w:ins>
    </w:p>
    <w:p w14:paraId="623677FF" w14:textId="77777777" w:rsidR="00BF0589" w:rsidRDefault="00BF0589">
      <w:pPr>
        <w:pStyle w:val="BodyText"/>
        <w:rPr>
          <w:ins w:id="319" w:author="MHuso" w:date="2018-06-15T11:31:00Z"/>
        </w:rPr>
        <w:pPrChange w:id="320" w:author="MHuso" w:date="2018-06-15T11:31:00Z">
          <w:pPr>
            <w:pStyle w:val="Heading3"/>
            <w:spacing w:line="360" w:lineRule="auto"/>
          </w:pPr>
        </w:pPrChange>
      </w:pPr>
    </w:p>
    <w:p w14:paraId="5D549F3D" w14:textId="7F77516D" w:rsidR="00BD3548" w:rsidRDefault="00BF0589">
      <w:pPr>
        <w:pStyle w:val="BodyText"/>
        <w:ind w:firstLine="0"/>
        <w:rPr>
          <w:ins w:id="321" w:author="MHuso" w:date="2018-06-15T11:35:00Z"/>
        </w:rPr>
        <w:pPrChange w:id="322" w:author="MHuso" w:date="2018-06-15T11:34:00Z">
          <w:pPr>
            <w:pStyle w:val="BodyText"/>
          </w:pPr>
        </w:pPrChange>
      </w:pPr>
      <w:ins w:id="323" w:author="MHuso" w:date="2018-06-15T11:34:00Z">
        <w:r>
          <w:rPr>
            <w:noProof/>
          </w:rPr>
          <w:drawing>
            <wp:inline distT="0" distB="0" distL="0" distR="0" wp14:anchorId="1F7BCFB1" wp14:editId="0F41967A">
              <wp:extent cx="6053455" cy="401891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455" cy="4018915"/>
                      </a:xfrm>
                      <a:prstGeom prst="rect">
                        <a:avLst/>
                      </a:prstGeom>
                    </pic:spPr>
                  </pic:pic>
                </a:graphicData>
              </a:graphic>
            </wp:inline>
          </w:drawing>
        </w:r>
      </w:ins>
    </w:p>
    <w:p w14:paraId="746177B7" w14:textId="37EC87B7" w:rsidR="00BF0589" w:rsidRPr="00BD3548" w:rsidRDefault="00BF0589">
      <w:pPr>
        <w:pStyle w:val="FigureCaption"/>
        <w:pPrChange w:id="324" w:author="MHuso" w:date="2018-06-15T11:35:00Z">
          <w:pPr>
            <w:pStyle w:val="BodyText"/>
          </w:pPr>
        </w:pPrChange>
      </w:pPr>
      <w:ins w:id="325" w:author="MHuso" w:date="2018-06-15T11:35:00Z">
        <w:r w:rsidRPr="00263B14">
          <w:rPr>
            <w:rStyle w:val="Figurenumber"/>
          </w:rPr>
          <w:t xml:space="preserve">Figure </w:t>
        </w:r>
        <w:r>
          <w:rPr>
            <w:rStyle w:val="Figurenumber"/>
          </w:rPr>
          <w:t>9</w:t>
        </w:r>
        <w:r w:rsidRPr="00263B14">
          <w:rPr>
            <w:rStyle w:val="Figurenumber"/>
          </w:rPr>
          <w:t>.</w:t>
        </w:r>
        <w:r w:rsidRPr="007E55C0">
          <w:t xml:space="preserve"> </w:t>
        </w:r>
        <w:r w:rsidR="00010366">
          <w:t xml:space="preserve">Model selection screen indicating which searcher efficiency model to use for each size class of trial carcasses. </w:t>
        </w:r>
      </w:ins>
    </w:p>
    <w:p w14:paraId="4A16E0BD" w14:textId="2C7A9625" w:rsidR="00A64FE5" w:rsidRDefault="00A64FE5" w:rsidP="0055709E">
      <w:pPr>
        <w:pStyle w:val="Heading2"/>
        <w:numPr>
          <w:ilvl w:val="1"/>
          <w:numId w:val="46"/>
        </w:numPr>
      </w:pPr>
      <w:bookmarkStart w:id="326" w:name="_Toc515373795"/>
      <w:r>
        <w:t>Carcass Persistence</w:t>
      </w:r>
      <w:bookmarkEnd w:id="326"/>
    </w:p>
    <w:p w14:paraId="6BE4C3FA" w14:textId="1CD29188" w:rsidR="00010366" w:rsidRDefault="00010366">
      <w:pPr>
        <w:pStyle w:val="BodyText"/>
        <w:ind w:firstLine="0"/>
        <w:rPr>
          <w:ins w:id="327" w:author="MHuso" w:date="2018-06-15T11:39:00Z"/>
          <w:rFonts w:eastAsiaTheme="minorEastAsia"/>
        </w:rPr>
        <w:pPrChange w:id="328" w:author="MHuso" w:date="2018-06-15T12:21:00Z">
          <w:pPr>
            <w:pStyle w:val="BodyText"/>
            <w:numPr>
              <w:numId w:val="46"/>
            </w:numPr>
            <w:ind w:left="720" w:hanging="720"/>
          </w:pPr>
        </w:pPrChange>
      </w:pPr>
      <w:ins w:id="329" w:author="MHuso" w:date="2018-06-15T11:39:00Z">
        <w:r>
          <w:rPr>
            <w:rFonts w:eastAsiaTheme="minorEastAsia"/>
          </w:rPr>
          <w:t xml:space="preserve">Carcass persistence is the probability that a </w:t>
        </w:r>
      </w:ins>
      <w:ins w:id="330" w:author="MHuso" w:date="2018-06-15T11:40:00Z">
        <w:r>
          <w:rPr>
            <w:rFonts w:eastAsiaTheme="minorEastAsia"/>
          </w:rPr>
          <w:t xml:space="preserve">carcass </w:t>
        </w:r>
        <w:r w:rsidRPr="00A86C76">
          <w:rPr>
            <w:rFonts w:eastAsiaTheme="minorEastAsia"/>
          </w:rPr>
          <w:t>arriv</w:t>
        </w:r>
      </w:ins>
      <w:ins w:id="331" w:author="MHuso" w:date="2018-06-15T12:12:00Z">
        <w:r w:rsidR="00755E1D" w:rsidRPr="00A86C76">
          <w:rPr>
            <w:rFonts w:eastAsiaTheme="minorEastAsia"/>
          </w:rPr>
          <w:t>ing</w:t>
        </w:r>
        <w:r w:rsidR="00755E1D">
          <w:rPr>
            <w:rFonts w:eastAsiaTheme="minorEastAsia"/>
          </w:rPr>
          <w:t xml:space="preserve"> </w:t>
        </w:r>
      </w:ins>
      <w:ins w:id="332" w:author="MHuso" w:date="2018-06-15T11:40:00Z">
        <w:r>
          <w:rPr>
            <w:rFonts w:eastAsiaTheme="minorEastAsia"/>
          </w:rPr>
          <w:t xml:space="preserve">at time 0 will continue to persist until time </w:t>
        </w:r>
        <w:r w:rsidRPr="00010366">
          <w:rPr>
            <w:rFonts w:eastAsiaTheme="minorEastAsia"/>
            <w:i/>
            <w:rPrChange w:id="333" w:author="MHuso" w:date="2018-06-15T11:40:00Z">
              <w:rPr>
                <w:rFonts w:eastAsiaTheme="minorEastAsia"/>
              </w:rPr>
            </w:rPrChange>
          </w:rPr>
          <w:t>t</w:t>
        </w:r>
        <w:r>
          <w:rPr>
            <w:rFonts w:eastAsiaTheme="minorEastAsia"/>
          </w:rPr>
          <w:t xml:space="preserve">. </w:t>
        </w:r>
      </w:ins>
      <w:ins w:id="334" w:author="MHuso" w:date="2018-06-15T11:39:00Z">
        <w:r>
          <w:rPr>
            <w:rFonts w:eastAsiaTheme="minorEastAsia"/>
          </w:rPr>
          <w:t xml:space="preserve">It is typically measured </w:t>
        </w:r>
      </w:ins>
      <w:ins w:id="335" w:author="MHuso" w:date="2018-06-15T12:13:00Z">
        <w:r w:rsidR="00A86C76">
          <w:rPr>
            <w:rFonts w:eastAsiaTheme="minorEastAsia"/>
          </w:rPr>
          <w:t xml:space="preserve">using the same </w:t>
        </w:r>
      </w:ins>
      <w:ins w:id="336" w:author="MHuso" w:date="2018-06-15T12:16:00Z">
        <w:r w:rsidR="00A86C76">
          <w:rPr>
            <w:rFonts w:eastAsiaTheme="minorEastAsia"/>
          </w:rPr>
          <w:t xml:space="preserve">trial </w:t>
        </w:r>
      </w:ins>
      <w:ins w:id="337" w:author="MHuso" w:date="2018-06-15T12:13:00Z">
        <w:r w:rsidR="00A86C76">
          <w:rPr>
            <w:rFonts w:eastAsiaTheme="minorEastAsia"/>
          </w:rPr>
          <w:t>carcasses as are used in searcher efficiency trials. Trial c</w:t>
        </w:r>
      </w:ins>
      <w:ins w:id="338" w:author="MHuso" w:date="2018-06-15T11:39:00Z">
        <w:r>
          <w:rPr>
            <w:rFonts w:eastAsiaTheme="minorEastAsia"/>
          </w:rPr>
          <w:t>arcasses representing as closely as possible the species composition of turbine-caused fatalities at the facility</w:t>
        </w:r>
      </w:ins>
      <w:ins w:id="339" w:author="MHuso" w:date="2018-06-15T11:41:00Z">
        <w:r>
          <w:rPr>
            <w:rFonts w:eastAsiaTheme="minorEastAsia"/>
          </w:rPr>
          <w:t xml:space="preserve"> and as closely, </w:t>
        </w:r>
      </w:ins>
      <w:ins w:id="340" w:author="MHuso" w:date="2018-06-15T11:39:00Z">
        <w:r>
          <w:rPr>
            <w:rFonts w:eastAsiaTheme="minorEastAsia"/>
          </w:rPr>
          <w:t xml:space="preserve">are placed at </w:t>
        </w:r>
      </w:ins>
      <w:ins w:id="341" w:author="MHuso" w:date="2018-06-15T12:18:00Z">
        <w:r w:rsidR="00A86C76">
          <w:rPr>
            <w:rFonts w:eastAsiaTheme="minorEastAsia"/>
          </w:rPr>
          <w:t>ir</w:t>
        </w:r>
      </w:ins>
      <w:ins w:id="342" w:author="MHuso" w:date="2018-06-15T11:39:00Z">
        <w:r>
          <w:rPr>
            <w:rFonts w:eastAsiaTheme="minorEastAsia"/>
          </w:rPr>
          <w:t xml:space="preserve">regular intervals </w:t>
        </w:r>
      </w:ins>
      <w:ins w:id="343" w:author="MHuso" w:date="2018-06-15T12:18:00Z">
        <w:r w:rsidR="00A86C76">
          <w:rPr>
            <w:rFonts w:eastAsiaTheme="minorEastAsia"/>
          </w:rPr>
          <w:t xml:space="preserve">(not necessarily immediately preceding a search) </w:t>
        </w:r>
      </w:ins>
      <w:ins w:id="344" w:author="MHuso" w:date="2018-06-15T11:39:00Z">
        <w:r>
          <w:rPr>
            <w:rFonts w:eastAsiaTheme="minorEastAsia"/>
          </w:rPr>
          <w:t xml:space="preserve">within the searched area, at locations known only to the trial conductor, not the searchers. </w:t>
        </w:r>
      </w:ins>
      <w:ins w:id="345" w:author="MHuso" w:date="2018-06-15T12:19:00Z">
        <w:r w:rsidR="00A86C76">
          <w:rPr>
            <w:rFonts w:eastAsiaTheme="minorEastAsia"/>
          </w:rPr>
          <w:t xml:space="preserve">The exact date and time of placement are recorded. </w:t>
        </w:r>
      </w:ins>
      <w:ins w:id="346" w:author="MHuso" w:date="2018-06-15T12:18:00Z">
        <w:r w:rsidR="00A86C76">
          <w:rPr>
            <w:rFonts w:eastAsiaTheme="minorEastAsia"/>
          </w:rPr>
          <w:t>T</w:t>
        </w:r>
      </w:ins>
      <w:ins w:id="347" w:author="MHuso" w:date="2018-06-15T11:39:00Z">
        <w:r>
          <w:rPr>
            <w:rFonts w:eastAsiaTheme="minorEastAsia"/>
          </w:rPr>
          <w:t xml:space="preserve">he trial </w:t>
        </w:r>
        <w:r>
          <w:rPr>
            <w:rFonts w:eastAsiaTheme="minorEastAsia"/>
          </w:rPr>
          <w:lastRenderedPageBreak/>
          <w:t xml:space="preserve">conductor </w:t>
        </w:r>
      </w:ins>
      <w:ins w:id="348" w:author="MHuso" w:date="2018-06-15T12:19:00Z">
        <w:r w:rsidR="00A86C76">
          <w:rPr>
            <w:rFonts w:eastAsiaTheme="minorEastAsia"/>
          </w:rPr>
          <w:t>then</w:t>
        </w:r>
      </w:ins>
      <w:ins w:id="349" w:author="MHuso" w:date="2018-06-15T11:39:00Z">
        <w:r>
          <w:rPr>
            <w:rFonts w:eastAsiaTheme="minorEastAsia"/>
          </w:rPr>
          <w:t xml:space="preserve"> </w:t>
        </w:r>
      </w:ins>
      <w:ins w:id="350" w:author="MHuso" w:date="2018-06-15T12:18:00Z">
        <w:r w:rsidR="00A86C76">
          <w:rPr>
            <w:rFonts w:eastAsiaTheme="minorEastAsia"/>
          </w:rPr>
          <w:t>revisit</w:t>
        </w:r>
      </w:ins>
      <w:ins w:id="351" w:author="MHuso" w:date="2018-06-15T12:20:00Z">
        <w:r w:rsidR="00A86C76">
          <w:rPr>
            <w:rFonts w:eastAsiaTheme="minorEastAsia"/>
          </w:rPr>
          <w:t>s</w:t>
        </w:r>
      </w:ins>
      <w:ins w:id="352" w:author="MHuso" w:date="2018-06-15T12:18:00Z">
        <w:r w:rsidR="00A86C76">
          <w:rPr>
            <w:rFonts w:eastAsiaTheme="minorEastAsia"/>
          </w:rPr>
          <w:t xml:space="preserve"> each carcass on</w:t>
        </w:r>
        <w:commentRangeStart w:id="353"/>
        <w:r w:rsidR="00A86C76">
          <w:rPr>
            <w:rFonts w:eastAsiaTheme="minorEastAsia"/>
          </w:rPr>
          <w:t xml:space="preserve"> 1, 2, 3, 4, 7, 10, 14, 17</w:t>
        </w:r>
      </w:ins>
      <w:ins w:id="354" w:author="MHuso" w:date="2018-06-15T12:20:00Z">
        <w:r w:rsidR="00A86C76">
          <w:rPr>
            <w:rFonts w:eastAsiaTheme="minorEastAsia"/>
          </w:rPr>
          <w:t xml:space="preserve"> and</w:t>
        </w:r>
      </w:ins>
      <w:ins w:id="355" w:author="MHuso" w:date="2018-06-15T12:18:00Z">
        <w:r w:rsidR="00A86C76">
          <w:rPr>
            <w:rFonts w:eastAsiaTheme="minorEastAsia"/>
          </w:rPr>
          <w:t xml:space="preserve"> 21 </w:t>
        </w:r>
      </w:ins>
      <w:commentRangeEnd w:id="353"/>
      <w:r w:rsidR="003E620D">
        <w:rPr>
          <w:rStyle w:val="CommentReference"/>
        </w:rPr>
        <w:commentReference w:id="353"/>
      </w:r>
      <w:ins w:id="356" w:author="MHuso" w:date="2018-06-15T12:18:00Z">
        <w:r w:rsidR="00A86C76">
          <w:rPr>
            <w:rFonts w:eastAsiaTheme="minorEastAsia"/>
          </w:rPr>
          <w:t>days following placement</w:t>
        </w:r>
      </w:ins>
      <w:ins w:id="357" w:author="MHuso" w:date="2018-06-15T12:20:00Z">
        <w:r w:rsidR="00A86C76">
          <w:rPr>
            <w:rFonts w:eastAsiaTheme="minorEastAsia"/>
          </w:rPr>
          <w:t xml:space="preserve">, </w:t>
        </w:r>
      </w:ins>
      <w:ins w:id="358" w:author="MHuso" w:date="2018-06-15T12:18:00Z">
        <w:r w:rsidR="00A86C76">
          <w:rPr>
            <w:rFonts w:eastAsiaTheme="minorEastAsia"/>
          </w:rPr>
          <w:t>record</w:t>
        </w:r>
      </w:ins>
      <w:ins w:id="359" w:author="MHuso" w:date="2018-06-15T12:20:00Z">
        <w:r w:rsidR="00A86C76">
          <w:rPr>
            <w:rFonts w:eastAsiaTheme="minorEastAsia"/>
          </w:rPr>
          <w:t>ing</w:t>
        </w:r>
      </w:ins>
      <w:ins w:id="360" w:author="MHuso" w:date="2018-06-15T12:18:00Z">
        <w:r w:rsidR="00A86C76">
          <w:rPr>
            <w:rFonts w:eastAsiaTheme="minorEastAsia"/>
          </w:rPr>
          <w:t xml:space="preserve"> the </w:t>
        </w:r>
      </w:ins>
      <w:ins w:id="361" w:author="MHuso" w:date="2018-06-15T12:20:00Z">
        <w:r w:rsidR="00A86C76">
          <w:rPr>
            <w:rFonts w:eastAsiaTheme="minorEastAsia"/>
          </w:rPr>
          <w:t xml:space="preserve">date and </w:t>
        </w:r>
      </w:ins>
      <w:ins w:id="362" w:author="MHuso" w:date="2018-06-15T12:18:00Z">
        <w:r w:rsidR="00A86C76">
          <w:rPr>
            <w:rFonts w:eastAsiaTheme="minorEastAsia"/>
          </w:rPr>
          <w:t xml:space="preserve">time </w:t>
        </w:r>
      </w:ins>
      <w:ins w:id="363" w:author="MHuso" w:date="2018-06-15T12:20:00Z">
        <w:r w:rsidR="00A86C76">
          <w:rPr>
            <w:rFonts w:eastAsiaTheme="minorEastAsia"/>
          </w:rPr>
          <w:t xml:space="preserve">or </w:t>
        </w:r>
      </w:ins>
      <w:ins w:id="364" w:author="MHuso" w:date="2018-06-15T11:39:00Z">
        <w:r>
          <w:rPr>
            <w:rFonts w:eastAsiaTheme="minorEastAsia"/>
          </w:rPr>
          <w:t xml:space="preserve">visit </w:t>
        </w:r>
      </w:ins>
      <w:ins w:id="365" w:author="MHuso" w:date="2018-06-15T12:20:00Z">
        <w:r w:rsidR="00A86C76">
          <w:rPr>
            <w:rFonts w:eastAsiaTheme="minorEastAsia"/>
          </w:rPr>
          <w:t>and the presence or absence of the carcass.</w:t>
        </w:r>
      </w:ins>
      <w:ins w:id="366" w:author="MHuso" w:date="2018-06-15T12:21:00Z">
        <w:r w:rsidR="00A86C76">
          <w:rPr>
            <w:rFonts w:eastAsiaTheme="minorEastAsia"/>
          </w:rPr>
          <w:t xml:space="preserve"> Carcass</w:t>
        </w:r>
      </w:ins>
      <w:ins w:id="367" w:author="MHuso" w:date="2018-06-15T11:39:00Z">
        <w:r>
          <w:rPr>
            <w:rFonts w:eastAsiaTheme="minorEastAsia"/>
          </w:rPr>
          <w:t xml:space="preserve"> </w:t>
        </w:r>
      </w:ins>
      <w:ins w:id="368" w:author="MHuso" w:date="2018-06-15T12:21:00Z">
        <w:r w:rsidR="00A86C76">
          <w:rPr>
            <w:rFonts w:eastAsiaTheme="minorEastAsia"/>
          </w:rPr>
          <w:t xml:space="preserve">persistence </w:t>
        </w:r>
      </w:ins>
      <w:ins w:id="369" w:author="MHuso" w:date="2018-06-15T11:39:00Z">
        <w:r>
          <w:rPr>
            <w:rFonts w:eastAsiaTheme="minorEastAsia"/>
          </w:rPr>
          <w:t xml:space="preserve">often varies with characteristics of the individual carcasses or conditions of its search, e.g., size of the carcass, </w:t>
        </w:r>
      </w:ins>
      <w:ins w:id="370" w:author="MHuso" w:date="2018-06-15T12:21:00Z">
        <w:r w:rsidR="00A86C76">
          <w:rPr>
            <w:rFonts w:eastAsiaTheme="minorEastAsia"/>
          </w:rPr>
          <w:t>season,</w:t>
        </w:r>
      </w:ins>
      <w:ins w:id="371" w:author="MHuso" w:date="2018-06-15T11:39:00Z">
        <w:r>
          <w:rPr>
            <w:rFonts w:eastAsiaTheme="minorEastAsia"/>
          </w:rPr>
          <w:t xml:space="preserve"> vegetation density, etc.</w:t>
        </w:r>
      </w:ins>
    </w:p>
    <w:p w14:paraId="423F44BB" w14:textId="7F012E87" w:rsidR="00010366" w:rsidRPr="008C6A9E" w:rsidRDefault="00010366">
      <w:pPr>
        <w:pStyle w:val="BodyText"/>
        <w:ind w:firstLine="0"/>
        <w:rPr>
          <w:ins w:id="372" w:author="MHuso" w:date="2018-06-15T11:39:00Z"/>
        </w:rPr>
        <w:pPrChange w:id="373" w:author="MHuso" w:date="2018-06-15T12:21:00Z">
          <w:pPr>
            <w:pStyle w:val="BodyText"/>
            <w:numPr>
              <w:numId w:val="46"/>
            </w:numPr>
            <w:ind w:left="720" w:hanging="720"/>
          </w:pPr>
        </w:pPrChange>
      </w:pPr>
      <w:ins w:id="374" w:author="MHuso" w:date="2018-06-15T11:39:00Z">
        <w:r>
          <w:rPr>
            <w:rFonts w:eastAsiaTheme="minorEastAsia"/>
          </w:rPr>
          <w:t xml:space="preserve">GenEst </w:t>
        </w:r>
      </w:ins>
      <w:ins w:id="375" w:author="MHuso" w:date="2018-06-15T12:22:00Z">
        <w:r w:rsidR="00A86C76">
          <w:rPr>
            <w:rFonts w:eastAsiaTheme="minorEastAsia"/>
          </w:rPr>
          <w:t xml:space="preserve">allows the user to fit the data to up to four persistence distributions: exponential, Weibull, lognormal and loglogistic. </w:t>
        </w:r>
      </w:ins>
      <w:ins w:id="376" w:author="MHuso" w:date="2018-06-15T12:23:00Z">
        <w:r w:rsidR="000C69E0">
          <w:rPr>
            <w:rFonts w:eastAsiaTheme="minorEastAsia"/>
          </w:rPr>
          <w:t xml:space="preserve">Carcass persistence </w:t>
        </w:r>
      </w:ins>
      <w:ins w:id="377" w:author="MHuso" w:date="2018-06-15T11:39:00Z">
        <w:r>
          <w:rPr>
            <w:rFonts w:eastAsiaTheme="minorEastAsia"/>
          </w:rPr>
          <w:t xml:space="preserve">parameters can be estimated for carcasses grouped into size classes and any combination of up to two discrete-valued predictors (e.g., season and vegetation class) that occur as columns in the </w:t>
        </w:r>
      </w:ins>
      <w:ins w:id="378" w:author="MHuso" w:date="2018-06-15T12:23:00Z">
        <w:r w:rsidR="000C69E0">
          <w:rPr>
            <w:rFonts w:eastAsiaTheme="minorEastAsia"/>
          </w:rPr>
          <w:t>carcass persistence</w:t>
        </w:r>
      </w:ins>
      <w:ins w:id="379" w:author="MHuso" w:date="2018-06-15T11:39:00Z">
        <w:r>
          <w:rPr>
            <w:rFonts w:eastAsiaTheme="minorEastAsia"/>
          </w:rPr>
          <w:t xml:space="preserve"> data input by the user. The </w:t>
        </w:r>
      </w:ins>
      <w:ins w:id="380" w:author="MHuso" w:date="2018-06-15T12:23:00Z">
        <w:r w:rsidR="000C69E0">
          <w:rPr>
            <w:rFonts w:eastAsiaTheme="minorEastAsia"/>
          </w:rPr>
          <w:t>carcass persistence</w:t>
        </w:r>
      </w:ins>
      <w:ins w:id="381" w:author="MHuso" w:date="2018-06-15T11:39:00Z">
        <w:r>
          <w:rPr>
            <w:rFonts w:eastAsiaTheme="minorEastAsia"/>
          </w:rPr>
          <w:t xml:space="preserve"> parameters are estimated from the </w:t>
        </w:r>
      </w:ins>
      <w:ins w:id="382" w:author="MHuso" w:date="2018-06-15T12:23:00Z">
        <w:r w:rsidR="000C69E0">
          <w:rPr>
            <w:rFonts w:eastAsiaTheme="minorEastAsia"/>
          </w:rPr>
          <w:t>trial</w:t>
        </w:r>
      </w:ins>
      <w:ins w:id="383" w:author="MHuso" w:date="2018-06-15T11:39:00Z">
        <w:r>
          <w:rPr>
            <w:rFonts w:eastAsiaTheme="minorEastAsia"/>
          </w:rPr>
          <w:t xml:space="preserve"> data in each class </w:t>
        </w:r>
        <w:del w:id="384" w:author="Dalthorp, Daniel" w:date="2018-06-16T12:25:00Z">
          <w:r w:rsidDel="000F75A5">
            <w:rPr>
              <w:rFonts w:eastAsiaTheme="minorEastAsia"/>
            </w:rPr>
            <w:delText>x</w:delText>
          </w:r>
        </w:del>
      </w:ins>
      <w:ins w:id="385" w:author="Dalthorp, Daniel" w:date="2018-06-16T12:25:00Z">
        <w:r w:rsidR="000F75A5">
          <w:rPr>
            <w:rFonts w:eastAsiaTheme="minorEastAsia"/>
          </w:rPr>
          <w:t xml:space="preserve">× </w:t>
        </w:r>
      </w:ins>
      <w:ins w:id="386" w:author="MHuso" w:date="2018-06-15T11:39:00Z">
        <w:del w:id="387" w:author="Dalthorp, Daniel" w:date="2018-06-16T12:25:00Z">
          <w:r w:rsidDel="000F75A5">
            <w:rPr>
              <w:rFonts w:eastAsiaTheme="minorEastAsia"/>
            </w:rPr>
            <w:delText xml:space="preserve"> </w:delText>
          </w:r>
        </w:del>
        <w:r>
          <w:rPr>
            <w:rFonts w:eastAsiaTheme="minorEastAsia"/>
          </w:rPr>
          <w:t>size combination using maximum likelihood</w:t>
        </w:r>
        <w:del w:id="388" w:author="Dalthorp, Daniel" w:date="2018-06-16T12:26:00Z">
          <w:r w:rsidDel="000F75A5">
            <w:rPr>
              <w:rFonts w:eastAsiaTheme="minorEastAsia"/>
            </w:rPr>
            <w:delText xml:space="preserve"> methods, as implemented with functions </w:delText>
          </w:r>
        </w:del>
      </w:ins>
      <w:ins w:id="389" w:author="MHuso" w:date="2018-06-15T12:24:00Z">
        <w:del w:id="390" w:author="Dalthorp, Daniel" w:date="2018-06-16T12:26:00Z">
          <w:r w:rsidR="000C69E0" w:rsidDel="000F75A5">
            <w:rPr>
              <w:rFonts w:eastAsiaTheme="minorEastAsia"/>
            </w:rPr>
            <w:delText xml:space="preserve">in the </w:delText>
          </w:r>
        </w:del>
      </w:ins>
      <w:ins w:id="391" w:author="MHuso" w:date="2018-06-15T11:39:00Z">
        <w:del w:id="392" w:author="Dalthorp, Daniel" w:date="2018-06-16T12:26:00Z">
          <w:r w:rsidDel="000F75A5">
            <w:rPr>
              <w:rFonts w:eastAsiaTheme="minorEastAsia"/>
            </w:rPr>
            <w:delText>(&lt;</w:delText>
          </w:r>
        </w:del>
      </w:ins>
      <w:ins w:id="393" w:author="MHuso" w:date="2018-06-15T12:24:00Z">
        <w:del w:id="394" w:author="Dalthorp, Daniel" w:date="2018-06-16T12:26:00Z">
          <w:r w:rsidR="000C69E0" w:rsidDel="000F75A5">
            <w:rPr>
              <w:rFonts w:ascii="Consolas" w:eastAsiaTheme="minorEastAsia" w:hAnsi="Consolas"/>
            </w:rPr>
            <w:delText>survival</w:delText>
          </w:r>
        </w:del>
      </w:ins>
      <w:ins w:id="395" w:author="MHuso" w:date="2018-06-15T11:39:00Z">
        <w:del w:id="396" w:author="Dalthorp, Daniel" w:date="2018-06-16T12:26:00Z">
          <w:r w:rsidDel="000F75A5">
            <w:rPr>
              <w:rFonts w:eastAsiaTheme="minorEastAsia"/>
            </w:rPr>
            <w:delText xml:space="preserve">&gt;) </w:delText>
          </w:r>
        </w:del>
      </w:ins>
      <w:ins w:id="397" w:author="MHuso" w:date="2018-06-15T12:24:00Z">
        <w:del w:id="398" w:author="Dalthorp, Daniel" w:date="2018-06-16T12:26:00Z">
          <w:r w:rsidR="000C69E0" w:rsidDel="000F75A5">
            <w:rPr>
              <w:rFonts w:eastAsiaTheme="minorEastAsia"/>
            </w:rPr>
            <w:delText>package in R</w:delText>
          </w:r>
        </w:del>
      </w:ins>
      <w:ins w:id="399" w:author="MHuso" w:date="2018-06-15T11:39:00Z">
        <w:r>
          <w:rPr>
            <w:rFonts w:eastAsiaTheme="minorEastAsia"/>
          </w:rPr>
          <w:t xml:space="preserve">. For full details, see </w:t>
        </w:r>
        <w:r>
          <w:rPr>
            <w:rStyle w:val="bluebold"/>
            <w:rFonts w:eastAsiaTheme="minorEastAsia"/>
          </w:rPr>
          <w:t>a</w:t>
        </w:r>
        <w:r w:rsidRPr="00407A73">
          <w:rPr>
            <w:rStyle w:val="bluebold"/>
            <w:rFonts w:eastAsiaTheme="minorEastAsia"/>
          </w:rPr>
          <w:t xml:space="preserve">ppendix </w:t>
        </w:r>
        <w:r>
          <w:rPr>
            <w:rStyle w:val="bluebold"/>
            <w:rFonts w:eastAsiaTheme="minorEastAsia"/>
          </w:rPr>
          <w:t>B.</w:t>
        </w:r>
      </w:ins>
      <w:ins w:id="400" w:author="MHuso" w:date="2018-06-15T12:24:00Z">
        <w:r w:rsidR="000C69E0">
          <w:rPr>
            <w:rStyle w:val="bluebold"/>
            <w:rFonts w:eastAsiaTheme="minorEastAsia"/>
          </w:rPr>
          <w:t>2</w:t>
        </w:r>
      </w:ins>
      <w:ins w:id="401" w:author="MHuso" w:date="2018-06-15T11:39:00Z">
        <w:r>
          <w:t>.</w:t>
        </w:r>
        <w:r w:rsidRPr="00C96EBA">
          <w:rPr>
            <w:rFonts w:eastAsiaTheme="minorEastAsia"/>
          </w:rPr>
          <w:t xml:space="preserve"> </w:t>
        </w:r>
      </w:ins>
    </w:p>
    <w:p w14:paraId="01A1C5CA" w14:textId="29F30A74" w:rsidR="008C6A9E" w:rsidDel="00010366" w:rsidRDefault="008C6A9E" w:rsidP="0055709E">
      <w:pPr>
        <w:pStyle w:val="EquationWhere"/>
        <w:tabs>
          <w:tab w:val="clear" w:pos="1080"/>
          <w:tab w:val="clear" w:pos="1800"/>
        </w:tabs>
        <w:ind w:left="2160" w:firstLine="0"/>
        <w:rPr>
          <w:del w:id="402" w:author="MHuso" w:date="2018-06-15T11:39:00Z"/>
          <w:rFonts w:eastAsiaTheme="minorEastAsia"/>
        </w:rPr>
      </w:pPr>
      <w:del w:id="403" w:author="MHuso" w:date="2018-06-15T11:39:00Z">
        <w:r w:rsidDel="00010366">
          <w:rPr>
            <w:rFonts w:eastAsiaTheme="minorEastAsia"/>
          </w:rPr>
          <w:delText>Text.</w:delText>
        </w:r>
      </w:del>
    </w:p>
    <w:p w14:paraId="454DD04F" w14:textId="77777777" w:rsidR="0034239B" w:rsidRDefault="0034239B" w:rsidP="0034239B">
      <w:pPr>
        <w:pStyle w:val="Heading3"/>
        <w:numPr>
          <w:ilvl w:val="2"/>
          <w:numId w:val="46"/>
        </w:numPr>
      </w:pPr>
      <w:r>
        <w:t>Model Inputs</w:t>
      </w:r>
    </w:p>
    <w:p w14:paraId="07CDF97E" w14:textId="6B62FD9B" w:rsidR="0034239B" w:rsidRDefault="0034239B" w:rsidP="00872198">
      <w:pPr>
        <w:pStyle w:val="BodyText"/>
        <w:rPr>
          <w:rFonts w:eastAsiaTheme="minorEastAsia"/>
        </w:rPr>
      </w:pPr>
      <w:r>
        <w:rPr>
          <w:rFonts w:eastAsiaTheme="minorEastAsia"/>
        </w:rPr>
        <w:t>Carcass persistence model inputs are selected on the left-hand side panel of the Search</w:t>
      </w:r>
      <w:ins w:id="404" w:author="Dalthorp, Daniel" w:date="2018-06-16T12:26:00Z">
        <w:r w:rsidR="000F75A5">
          <w:rPr>
            <w:rFonts w:eastAsiaTheme="minorEastAsia"/>
          </w:rPr>
          <w:t>er</w:t>
        </w:r>
      </w:ins>
      <w:r>
        <w:rPr>
          <w:rFonts w:eastAsiaTheme="minorEastAsia"/>
        </w:rPr>
        <w:t xml:space="preserve"> Efficiency tab, Selected Data sub-tab (</w:t>
      </w:r>
      <w:r w:rsidRPr="00872198">
        <w:rPr>
          <w:rStyle w:val="figsChar"/>
        </w:rPr>
        <w:t xml:space="preserve">fig. </w:t>
      </w:r>
      <w:r w:rsidR="00872198" w:rsidRPr="00872198">
        <w:rPr>
          <w:rStyle w:val="figsChar"/>
        </w:rPr>
        <w:t>10</w:t>
      </w:r>
      <w:r>
        <w:rPr>
          <w:rFonts w:eastAsiaTheme="minorEastAsia"/>
        </w:rPr>
        <w:t xml:space="preserve">). </w:t>
      </w:r>
      <w:ins w:id="405" w:author="MHuso" w:date="2018-06-15T12:26:00Z">
        <w:r w:rsidR="00872198">
          <w:rPr>
            <w:noProof/>
          </w:rPr>
          <w:drawing>
            <wp:inline distT="0" distB="0" distL="0" distR="0" wp14:anchorId="7ED5C1C6" wp14:editId="40524E1D">
              <wp:extent cx="6053455" cy="4882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3455" cy="4882515"/>
                      </a:xfrm>
                      <a:prstGeom prst="rect">
                        <a:avLst/>
                      </a:prstGeom>
                    </pic:spPr>
                  </pic:pic>
                </a:graphicData>
              </a:graphic>
            </wp:inline>
          </w:drawing>
        </w:r>
      </w:ins>
    </w:p>
    <w:p w14:paraId="03E91664" w14:textId="1137165D" w:rsidR="0034239B" w:rsidRDefault="0034239B" w:rsidP="00872198">
      <w:pPr>
        <w:pStyle w:val="FigureCaption"/>
      </w:pPr>
      <w:r w:rsidRPr="00263B14">
        <w:rPr>
          <w:rStyle w:val="Figurenumber"/>
        </w:rPr>
        <w:t xml:space="preserve">Figure </w:t>
      </w:r>
      <w:r w:rsidR="00872198">
        <w:rPr>
          <w:rStyle w:val="Figurenumber"/>
        </w:rPr>
        <w:t>10</w:t>
      </w:r>
      <w:r w:rsidRPr="00263B14">
        <w:rPr>
          <w:rStyle w:val="Figurenumber"/>
        </w:rPr>
        <w:t>.</w:t>
      </w:r>
      <w:r w:rsidRPr="007E55C0">
        <w:t xml:space="preserve"> </w:t>
      </w:r>
      <w:r>
        <w:t>Carcass persistence model inputs.</w:t>
      </w:r>
    </w:p>
    <w:p w14:paraId="200CB5F9" w14:textId="77777777" w:rsidR="0034239B" w:rsidRDefault="0034239B" w:rsidP="0034239B">
      <w:pPr>
        <w:pStyle w:val="EquationWhere"/>
        <w:tabs>
          <w:tab w:val="clear" w:pos="1080"/>
          <w:tab w:val="clear" w:pos="1800"/>
        </w:tabs>
        <w:rPr>
          <w:rFonts w:eastAsiaTheme="minorEastAsia"/>
        </w:rPr>
      </w:pPr>
    </w:p>
    <w:p w14:paraId="22ADDB6A" w14:textId="07B46EAF" w:rsidR="0034239B" w:rsidRDefault="0034239B" w:rsidP="0034239B">
      <w:pPr>
        <w:pStyle w:val="EquationWhere"/>
        <w:numPr>
          <w:ilvl w:val="1"/>
          <w:numId w:val="51"/>
        </w:numPr>
        <w:tabs>
          <w:tab w:val="clear" w:pos="1080"/>
          <w:tab w:val="clear" w:pos="1800"/>
        </w:tabs>
        <w:rPr>
          <w:rFonts w:eastAsiaTheme="minorEastAsia"/>
        </w:rPr>
      </w:pPr>
      <w:r>
        <w:rPr>
          <w:rFonts w:eastAsiaTheme="minorEastAsia"/>
        </w:rPr>
        <w:t>“Last Time Present:”</w:t>
      </w:r>
    </w:p>
    <w:p w14:paraId="02C72FB4" w14:textId="5A719870"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lastRenderedPageBreak/>
        <w:t>The user is required to select the column in the input data set that corresponds to the last time (in decimal days since placement) that the persistence trial carcass was known to be present.</w:t>
      </w:r>
    </w:p>
    <w:p w14:paraId="6D71629C" w14:textId="2C6327AE" w:rsidR="0034239B" w:rsidRDefault="0034239B" w:rsidP="0034239B">
      <w:pPr>
        <w:pStyle w:val="EquationWhere"/>
        <w:numPr>
          <w:ilvl w:val="1"/>
          <w:numId w:val="50"/>
        </w:numPr>
        <w:tabs>
          <w:tab w:val="clear" w:pos="1080"/>
          <w:tab w:val="clear" w:pos="1800"/>
        </w:tabs>
        <w:rPr>
          <w:rFonts w:eastAsiaTheme="minorEastAsia"/>
        </w:rPr>
      </w:pPr>
      <w:r>
        <w:rPr>
          <w:rFonts w:eastAsiaTheme="minorEastAsia"/>
        </w:rPr>
        <w:t>“First Time Absent:”</w:t>
      </w:r>
    </w:p>
    <w:p w14:paraId="27D7C91A" w14:textId="067C05E8" w:rsidR="0034239B" w:rsidRP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first time (in decimal days since placement) that the persistence trial carcass was known to be absent.</w:t>
      </w:r>
    </w:p>
    <w:p w14:paraId="1C4AB886" w14:textId="77777777" w:rsidR="0034239B" w:rsidRDefault="0034239B" w:rsidP="0034239B">
      <w:pPr>
        <w:pStyle w:val="EquationWhere"/>
        <w:numPr>
          <w:ilvl w:val="1"/>
          <w:numId w:val="52"/>
        </w:numPr>
        <w:tabs>
          <w:tab w:val="clear" w:pos="1080"/>
          <w:tab w:val="clear" w:pos="1800"/>
        </w:tabs>
        <w:rPr>
          <w:rFonts w:eastAsiaTheme="minorEastAsia"/>
        </w:rPr>
      </w:pPr>
      <w:r>
        <w:rPr>
          <w:rFonts w:eastAsiaTheme="minorEastAsia"/>
        </w:rPr>
        <w:t>“Predictor Variables:”</w:t>
      </w:r>
    </w:p>
    <w:p w14:paraId="7995AA7E" w14:textId="77777777"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This input is optional.</w:t>
      </w:r>
    </w:p>
    <w:p w14:paraId="7DBA9E5A" w14:textId="26B4BB29"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 xml:space="preserve">The user can select up to two </w:t>
      </w:r>
      <w:del w:id="406" w:author="Dalthorp, Daniel" w:date="2018-06-16T12:27:00Z">
        <w:r w:rsidDel="000F75A5">
          <w:rPr>
            <w:rFonts w:eastAsiaTheme="minorEastAsia"/>
          </w:rPr>
          <w:delText>discrete-valued</w:delText>
        </w:r>
      </w:del>
      <w:ins w:id="407" w:author="Dalthorp, Daniel" w:date="2018-06-16T12:27:00Z">
        <w:r w:rsidR="000F75A5">
          <w:rPr>
            <w:rFonts w:eastAsiaTheme="minorEastAsia"/>
          </w:rPr>
          <w:t>categorical</w:t>
        </w:r>
      </w:ins>
      <w:r>
        <w:rPr>
          <w:rFonts w:eastAsiaTheme="minorEastAsia"/>
        </w:rPr>
        <w:t xml:space="preserve"> predictors that they believe might affect carcass persistence</w:t>
      </w:r>
      <w:ins w:id="408" w:author="Dalthorp, Daniel" w:date="2018-06-16T12:27:00Z">
        <w:r w:rsidR="000F75A5">
          <w:rPr>
            <w:rFonts w:eastAsiaTheme="minorEastAsia"/>
          </w:rPr>
          <w:t xml:space="preserve"> and are represented in the carcass persistence file</w:t>
        </w:r>
      </w:ins>
      <w:r>
        <w:rPr>
          <w:rFonts w:eastAsiaTheme="minorEastAsia"/>
        </w:rPr>
        <w:t>.</w:t>
      </w:r>
    </w:p>
    <w:p w14:paraId="615E884F" w14:textId="10B1AC54" w:rsidR="000F75A5" w:rsidRDefault="000F75A5" w:rsidP="000F75A5">
      <w:pPr>
        <w:pStyle w:val="EquationWhere"/>
        <w:numPr>
          <w:ilvl w:val="2"/>
          <w:numId w:val="50"/>
        </w:numPr>
        <w:tabs>
          <w:tab w:val="clear" w:pos="1080"/>
          <w:tab w:val="clear" w:pos="1800"/>
        </w:tabs>
        <w:rPr>
          <w:ins w:id="409" w:author="Dalthorp, Daniel" w:date="2018-06-16T12:28:00Z"/>
          <w:rFonts w:eastAsiaTheme="minorEastAsia"/>
        </w:rPr>
      </w:pPr>
      <w:ins w:id="410" w:author="Dalthorp, Daniel" w:date="2018-06-16T12:28:00Z">
        <w:r>
          <w:rPr>
            <w:rFonts w:eastAsiaTheme="minorEastAsia"/>
          </w:rPr>
          <w:t xml:space="preserve">If the </w:t>
        </w:r>
        <w:r>
          <w:rPr>
            <w:rFonts w:eastAsiaTheme="minorEastAsia"/>
          </w:rPr>
          <w:t>carcass persistence</w:t>
        </w:r>
        <w:r>
          <w:rPr>
            <w:rFonts w:eastAsiaTheme="minorEastAsia"/>
          </w:rPr>
          <w:t xml:space="preserve"> model is to be used in mortality estimation (as opposed to a stand-alone analysis </w:t>
        </w:r>
      </w:ins>
      <w:ins w:id="411" w:author="Dalthorp, Daniel" w:date="2018-06-16T12:29:00Z">
        <w:r>
          <w:rPr>
            <w:rFonts w:eastAsiaTheme="minorEastAsia"/>
          </w:rPr>
          <w:t>carcass persistence</w:t>
        </w:r>
      </w:ins>
      <w:ins w:id="412" w:author="Dalthorp, Daniel" w:date="2018-06-16T12:28:00Z">
        <w:r>
          <w:rPr>
            <w:rFonts w:eastAsiaTheme="minorEastAsia"/>
          </w:rPr>
          <w:t>) the selected predictor columns must also be included in the carcass observations data .</w:t>
        </w:r>
      </w:ins>
    </w:p>
    <w:p w14:paraId="7B59E930" w14:textId="0664BACA" w:rsidR="0034239B" w:rsidRDefault="0034239B" w:rsidP="0034239B">
      <w:pPr>
        <w:pStyle w:val="EquationWhere"/>
        <w:numPr>
          <w:ilvl w:val="2"/>
          <w:numId w:val="50"/>
        </w:numPr>
        <w:tabs>
          <w:tab w:val="clear" w:pos="1080"/>
          <w:tab w:val="clear" w:pos="1800"/>
        </w:tabs>
        <w:rPr>
          <w:rFonts w:eastAsiaTheme="minorEastAsia"/>
        </w:rPr>
      </w:pPr>
      <w:del w:id="413" w:author="Dalthorp, Daniel" w:date="2018-06-16T12:28:00Z">
        <w:r w:rsidDel="000F75A5">
          <w:rPr>
            <w:rFonts w:eastAsiaTheme="minorEastAsia"/>
          </w:rPr>
          <w:delText xml:space="preserve">The predictor columns selected for carcass persistence models must also be in the carcass observations data in order to be useable for </w:delText>
        </w:r>
        <w:r w:rsidR="00AD119C" w:rsidDel="000F75A5">
          <w:rPr>
            <w:rFonts w:eastAsiaTheme="minorEastAsia"/>
          </w:rPr>
          <w:delText>mortality</w:delText>
        </w:r>
        <w:r w:rsidDel="000F75A5">
          <w:rPr>
            <w:rFonts w:eastAsiaTheme="minorEastAsia"/>
          </w:rPr>
          <w:delText xml:space="preserve"> estimation.</w:delText>
        </w:r>
      </w:del>
    </w:p>
    <w:p w14:paraId="4353D870" w14:textId="1917574F"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predictors selected in this analysis can be, but do not need to be, used in the searcher efficiency analysis.</w:t>
      </w:r>
    </w:p>
    <w:p w14:paraId="02A3203A" w14:textId="7697806A" w:rsidR="0034239B" w:rsidRDefault="0034239B" w:rsidP="0034239B">
      <w:pPr>
        <w:pStyle w:val="EquationWhere"/>
        <w:tabs>
          <w:tab w:val="clear" w:pos="1080"/>
          <w:tab w:val="clear" w:pos="1800"/>
        </w:tabs>
        <w:ind w:left="1440" w:firstLine="0"/>
        <w:rPr>
          <w:rFonts w:eastAsiaTheme="minorEastAsia"/>
        </w:rPr>
      </w:pPr>
    </w:p>
    <w:p w14:paraId="3C67D32E" w14:textId="7BABB906" w:rsidR="0034239B" w:rsidRDefault="00872198" w:rsidP="0034239B">
      <w:pPr>
        <w:pStyle w:val="Heading3"/>
        <w:numPr>
          <w:ilvl w:val="2"/>
          <w:numId w:val="46"/>
        </w:numPr>
      </w:pPr>
      <w:ins w:id="414" w:author="MHuso" w:date="2018-06-15T12:30:00Z">
        <w:r>
          <w:t>Table &amp; Figure Selection and Model Selection</w:t>
        </w:r>
      </w:ins>
      <w:del w:id="415" w:author="MHuso" w:date="2018-06-15T12:30:00Z">
        <w:r w:rsidR="0034239B" w:rsidDel="00872198">
          <w:delText>Outputs</w:delText>
        </w:r>
      </w:del>
    </w:p>
    <w:p w14:paraId="761D5A02" w14:textId="78BDF336" w:rsidR="0034239B" w:rsidRDefault="0034239B" w:rsidP="0034239B">
      <w:pPr>
        <w:pStyle w:val="BodyText"/>
        <w:rPr>
          <w:ins w:id="416" w:author="MHuso" w:date="2018-06-14T14:01:00Z"/>
          <w:rFonts w:eastAsiaTheme="minorEastAsia"/>
        </w:rPr>
      </w:pPr>
      <w:r w:rsidRPr="00271740">
        <w:rPr>
          <w:rFonts w:eastAsiaTheme="minorEastAsia"/>
        </w:rPr>
        <w:t xml:space="preserve">Once all input data are selected, the user clicks on “Run Model.” </w:t>
      </w:r>
      <w:r>
        <w:rPr>
          <w:rFonts w:eastAsiaTheme="minorEastAsia"/>
        </w:rPr>
        <w:t>A section titled “Table &amp; Figure Selection:” will appear below “Model Inputs:” on the left and t</w:t>
      </w:r>
      <w:r w:rsidRPr="00271740">
        <w:rPr>
          <w:rFonts w:eastAsiaTheme="minorEastAsia"/>
        </w:rPr>
        <w:t>he “Model Comparison” sub-tab is automatically opened</w:t>
      </w:r>
      <w:r>
        <w:rPr>
          <w:rFonts w:eastAsiaTheme="minorEastAsia"/>
        </w:rPr>
        <w:t>, but several output sub-tabs are available: Selected Data, Figures, Estimates, Model Comparison, and Model Selection (</w:t>
      </w:r>
      <w:r w:rsidRPr="00872198">
        <w:rPr>
          <w:rStyle w:val="figsChar"/>
          <w:rFonts w:eastAsiaTheme="minorEastAsia"/>
        </w:rPr>
        <w:t xml:space="preserve">fig. </w:t>
      </w:r>
      <w:del w:id="417" w:author="Unknown">
        <w:r w:rsidR="002C3D4A" w:rsidRPr="00872198" w:rsidDel="00824FF4">
          <w:rPr>
            <w:rStyle w:val="figsChar"/>
            <w:rFonts w:eastAsiaTheme="minorEastAsia"/>
          </w:rPr>
          <w:delText>X</w:delText>
        </w:r>
      </w:del>
      <w:r w:rsidR="00872198" w:rsidRPr="00872198">
        <w:rPr>
          <w:rStyle w:val="figsChar"/>
          <w:rFonts w:eastAsiaTheme="minorEastAsia"/>
        </w:rPr>
        <w:t>11</w:t>
      </w:r>
      <w:r>
        <w:rPr>
          <w:rFonts w:eastAsiaTheme="minorEastAsia"/>
        </w:rPr>
        <w:t>).</w:t>
      </w:r>
    </w:p>
    <w:p w14:paraId="311B6640" w14:textId="77777777" w:rsidR="00824FF4" w:rsidRDefault="00824FF4" w:rsidP="0034239B">
      <w:pPr>
        <w:pStyle w:val="BodyText"/>
        <w:rPr>
          <w:rFonts w:eastAsiaTheme="minorEastAsia"/>
        </w:rPr>
      </w:pPr>
    </w:p>
    <w:p w14:paraId="5F12F7CF" w14:textId="04107CCA" w:rsidR="0034239B" w:rsidRDefault="00824FF4" w:rsidP="0034239B">
      <w:pPr>
        <w:pStyle w:val="EquationWhere"/>
        <w:tabs>
          <w:tab w:val="clear" w:pos="1080"/>
          <w:tab w:val="clear" w:pos="1800"/>
        </w:tabs>
        <w:rPr>
          <w:rFonts w:eastAsiaTheme="minorEastAsia"/>
        </w:rPr>
      </w:pPr>
      <w:ins w:id="418" w:author="MHuso" w:date="2018-06-14T14:01:00Z">
        <w:r>
          <w:rPr>
            <w:noProof/>
          </w:rPr>
          <w:lastRenderedPageBreak/>
          <w:drawing>
            <wp:inline distT="0" distB="0" distL="0" distR="0" wp14:anchorId="078FFA13" wp14:editId="51FEA561">
              <wp:extent cx="6053455" cy="39731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3455" cy="3973195"/>
                      </a:xfrm>
                      <a:prstGeom prst="rect">
                        <a:avLst/>
                      </a:prstGeom>
                    </pic:spPr>
                  </pic:pic>
                </a:graphicData>
              </a:graphic>
            </wp:inline>
          </w:drawing>
        </w:r>
      </w:ins>
    </w:p>
    <w:p w14:paraId="75B9AE6A" w14:textId="1747FDD4" w:rsidR="0034239B" w:rsidRDefault="0034239B" w:rsidP="0034239B">
      <w:pPr>
        <w:pStyle w:val="EquationWhere"/>
        <w:tabs>
          <w:tab w:val="clear" w:pos="1080"/>
          <w:tab w:val="clear" w:pos="1800"/>
        </w:tabs>
        <w:ind w:left="720" w:firstLine="0"/>
        <w:rPr>
          <w:rFonts w:eastAsiaTheme="minorEastAsia"/>
        </w:rPr>
      </w:pPr>
    </w:p>
    <w:p w14:paraId="6F652020" w14:textId="339C6E6A" w:rsidR="0034239B" w:rsidRDefault="0034239B" w:rsidP="00872198">
      <w:pPr>
        <w:pStyle w:val="FigureCaption"/>
      </w:pPr>
      <w:r w:rsidRPr="00263B14">
        <w:rPr>
          <w:rStyle w:val="Figurenumber"/>
        </w:rPr>
        <w:t>Figure</w:t>
      </w:r>
      <w:r w:rsidR="00872198">
        <w:rPr>
          <w:rStyle w:val="Figurenumber"/>
        </w:rPr>
        <w:t xml:space="preserve"> 11</w:t>
      </w:r>
      <w:r w:rsidRPr="00263B14">
        <w:rPr>
          <w:rStyle w:val="Figurenumber"/>
        </w:rPr>
        <w:t>.</w:t>
      </w:r>
      <w:r w:rsidRPr="007E55C0">
        <w:t xml:space="preserve"> </w:t>
      </w:r>
      <w:r>
        <w:t xml:space="preserve">Options to explore results of </w:t>
      </w:r>
      <w:r w:rsidR="002C3D4A">
        <w:t>carcass persistence</w:t>
      </w:r>
      <w:r>
        <w:t xml:space="preserve"> model fitting.</w:t>
      </w:r>
    </w:p>
    <w:p w14:paraId="158E6323" w14:textId="77777777" w:rsidR="0034239B" w:rsidRDefault="0034239B" w:rsidP="0034239B">
      <w:pPr>
        <w:pStyle w:val="EquationWhere"/>
        <w:tabs>
          <w:tab w:val="clear" w:pos="1080"/>
          <w:tab w:val="clear" w:pos="1800"/>
        </w:tabs>
        <w:ind w:left="0" w:firstLine="0"/>
        <w:rPr>
          <w:rFonts w:eastAsiaTheme="minorEastAsia"/>
        </w:rPr>
      </w:pPr>
    </w:p>
    <w:p w14:paraId="74C7D1DA" w14:textId="77777777" w:rsidR="00BD3548" w:rsidRPr="00BD3548" w:rsidRDefault="00BD3548" w:rsidP="00BD3548">
      <w:pPr>
        <w:pStyle w:val="BodyText"/>
      </w:pPr>
    </w:p>
    <w:p w14:paraId="4E0015CE" w14:textId="43933898" w:rsidR="00335026" w:rsidRDefault="00335026" w:rsidP="00335026">
      <w:pPr>
        <w:pStyle w:val="Heading3"/>
        <w:numPr>
          <w:ilvl w:val="3"/>
          <w:numId w:val="46"/>
        </w:numPr>
        <w:spacing w:line="360" w:lineRule="auto"/>
      </w:pPr>
      <w:r>
        <w:t>Selected Data</w:t>
      </w:r>
    </w:p>
    <w:p w14:paraId="0342996B" w14:textId="26D97587" w:rsidR="00335026" w:rsidRPr="00335026" w:rsidRDefault="00335026" w:rsidP="00335026">
      <w:pPr>
        <w:pStyle w:val="BodyText"/>
      </w:pPr>
      <w:r>
        <w:rPr>
          <w:rFonts w:eastAsiaTheme="minorEastAsia"/>
        </w:rPr>
        <w:t>Data used to fit the carcass persistence models for the selected size class (selected under Table &amp; Figures Selection on the left screen) are displayed under the “Selected Data Tab.” This is a subset of the .csv file input earlier in the Data Input process.</w:t>
      </w:r>
    </w:p>
    <w:p w14:paraId="0A415E13" w14:textId="6EEFFEC5" w:rsidR="00335026" w:rsidRDefault="00335026" w:rsidP="00335026">
      <w:pPr>
        <w:pStyle w:val="Heading3"/>
        <w:numPr>
          <w:ilvl w:val="3"/>
          <w:numId w:val="46"/>
        </w:numPr>
        <w:spacing w:line="360" w:lineRule="auto"/>
      </w:pPr>
      <w:r>
        <w:t>Figures</w:t>
      </w:r>
    </w:p>
    <w:p w14:paraId="0C3E52ED" w14:textId="77777777" w:rsidR="00335026" w:rsidRPr="00335026" w:rsidRDefault="00335026" w:rsidP="00335026">
      <w:pPr>
        <w:pStyle w:val="BodyText"/>
      </w:pPr>
    </w:p>
    <w:p w14:paraId="08C2A21F" w14:textId="49D074B9" w:rsidR="00335026" w:rsidRDefault="00335026" w:rsidP="00335026">
      <w:pPr>
        <w:pStyle w:val="BodyText"/>
        <w:rPr>
          <w:rFonts w:eastAsiaTheme="minorEastAsia"/>
        </w:rPr>
      </w:pPr>
      <w:r>
        <w:rPr>
          <w:rFonts w:eastAsiaTheme="minorEastAsia"/>
        </w:rPr>
        <w:t>Carcass persistence estimates from the selected model are plotted against</w:t>
      </w:r>
      <w:del w:id="419" w:author="Dalthorp, Daniel" w:date="2018-06-16T12:35:00Z">
        <w:r w:rsidDel="00B11552">
          <w:rPr>
            <w:rFonts w:eastAsiaTheme="minorEastAsia"/>
          </w:rPr>
          <w:delText xml:space="preserve"> search occasion</w:delText>
        </w:r>
      </w:del>
      <w:ins w:id="420" w:author="Dalthorp, Daniel" w:date="2018-06-16T12:35:00Z">
        <w:r w:rsidR="00B11552">
          <w:rPr>
            <w:rFonts w:eastAsiaTheme="minorEastAsia"/>
          </w:rPr>
          <w:t>time</w:t>
        </w:r>
      </w:ins>
      <w:r>
        <w:rPr>
          <w:rFonts w:eastAsiaTheme="minorEastAsia"/>
        </w:rPr>
        <w:t xml:space="preserve"> for each possible combination of class levels of the input predictor variables (</w:t>
      </w:r>
      <w:r w:rsidRPr="00927899">
        <w:rPr>
          <w:rStyle w:val="figsChar"/>
          <w:rFonts w:eastAsiaTheme="minorEastAsia"/>
        </w:rPr>
        <w:t xml:space="preserve">fig </w:t>
      </w:r>
      <w:r>
        <w:rPr>
          <w:rStyle w:val="figsChar"/>
          <w:rFonts w:eastAsiaTheme="minorEastAsia"/>
        </w:rPr>
        <w:t>12</w:t>
      </w:r>
      <w:r>
        <w:rPr>
          <w:rFonts w:eastAsiaTheme="minorEastAsia"/>
        </w:rPr>
        <w:t>).</w:t>
      </w:r>
    </w:p>
    <w:p w14:paraId="2DD240FA" w14:textId="71568411" w:rsidR="00335026" w:rsidRDefault="001D100B" w:rsidP="001D100B">
      <w:pPr>
        <w:pStyle w:val="EquationWhere"/>
        <w:tabs>
          <w:tab w:val="clear" w:pos="1080"/>
          <w:tab w:val="clear" w:pos="1800"/>
        </w:tabs>
        <w:rPr>
          <w:rFonts w:eastAsiaTheme="minorEastAsia"/>
        </w:rPr>
      </w:pPr>
      <w:r>
        <w:rPr>
          <w:noProof/>
        </w:rPr>
        <w:lastRenderedPageBreak/>
        <w:drawing>
          <wp:inline distT="0" distB="0" distL="0" distR="0" wp14:anchorId="1F156ACD" wp14:editId="0A832AD3">
            <wp:extent cx="6053455" cy="60261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455" cy="6026150"/>
                    </a:xfrm>
                    <a:prstGeom prst="rect">
                      <a:avLst/>
                    </a:prstGeom>
                  </pic:spPr>
                </pic:pic>
              </a:graphicData>
            </a:graphic>
          </wp:inline>
        </w:drawing>
      </w:r>
    </w:p>
    <w:p w14:paraId="761375C2" w14:textId="4C43DAAA" w:rsidR="00335026" w:rsidRPr="00BD3548" w:rsidRDefault="00335026" w:rsidP="00335026">
      <w:pPr>
        <w:pStyle w:val="FigureCaption"/>
      </w:pPr>
      <w:r w:rsidRPr="00263B14">
        <w:rPr>
          <w:rStyle w:val="Figurenumber"/>
        </w:rPr>
        <w:t xml:space="preserve">Figure </w:t>
      </w:r>
      <w:r>
        <w:rPr>
          <w:rStyle w:val="Figurenumber"/>
        </w:rPr>
        <w:t>12</w:t>
      </w:r>
      <w:r w:rsidRPr="00263B14">
        <w:rPr>
          <w:rStyle w:val="Figurenumber"/>
        </w:rPr>
        <w:t>.</w:t>
      </w:r>
      <w:r w:rsidRPr="007E55C0">
        <w:t xml:space="preserve"> </w:t>
      </w:r>
      <w:r>
        <w:t xml:space="preserve">Example plots of estimated and observed carcass persistence by </w:t>
      </w:r>
      <w:r w:rsidR="001D100B">
        <w:t>time for each combination of levels of predictor variables</w:t>
      </w:r>
      <w:r>
        <w:t xml:space="preserve">. Stair-step solid and dotted lines are Kaplan-Meier plots representing observed data and empirical confidence limits. All fitted persistence distributions are represented by solid curves, </w:t>
      </w:r>
      <w:r w:rsidR="001D100B">
        <w:t>but the w</w:t>
      </w:r>
      <w:r>
        <w:t xml:space="preserve">idth of selected persistence distribution will be thicker than others. </w:t>
      </w:r>
    </w:p>
    <w:p w14:paraId="6399837E" w14:textId="77777777" w:rsidR="00335026" w:rsidRDefault="00335026" w:rsidP="00335026">
      <w:pPr>
        <w:pStyle w:val="Heading3"/>
        <w:numPr>
          <w:ilvl w:val="3"/>
          <w:numId w:val="46"/>
        </w:numPr>
        <w:spacing w:line="360" w:lineRule="auto"/>
      </w:pPr>
      <w:r>
        <w:t>Estimates</w:t>
      </w:r>
    </w:p>
    <w:p w14:paraId="5C291AE5" w14:textId="057B9CF8" w:rsidR="001D100B" w:rsidRDefault="00335026" w:rsidP="00335026">
      <w:pPr>
        <w:pStyle w:val="BodyText"/>
        <w:rPr>
          <w:rFonts w:eastAsiaTheme="minorEastAsia"/>
        </w:rPr>
      </w:pPr>
      <w:r>
        <w:rPr>
          <w:rFonts w:eastAsiaTheme="minorEastAsia"/>
        </w:rPr>
        <w:t xml:space="preserve">Estimates and confidence limits (α set by user in “General Inputs”) of </w:t>
      </w:r>
      <w:r w:rsidR="001D100B">
        <w:rPr>
          <w:rFonts w:eastAsiaTheme="minorEastAsia"/>
        </w:rPr>
        <w:t xml:space="preserve">the location and scale parameters </w:t>
      </w:r>
      <w:r>
        <w:t xml:space="preserve">for each class combination of covariates for </w:t>
      </w:r>
      <w:r w:rsidR="001D100B">
        <w:t xml:space="preserve">the </w:t>
      </w:r>
      <w:r>
        <w:t xml:space="preserve">selected model are given in table format </w:t>
      </w:r>
      <w:r>
        <w:rPr>
          <w:rFonts w:eastAsiaTheme="minorEastAsia"/>
        </w:rPr>
        <w:t>(</w:t>
      </w:r>
      <w:r w:rsidRPr="00927899">
        <w:rPr>
          <w:rStyle w:val="figsChar"/>
          <w:rFonts w:eastAsiaTheme="minorEastAsia"/>
        </w:rPr>
        <w:t xml:space="preserve">fig </w:t>
      </w:r>
      <w:r w:rsidR="001D100B">
        <w:rPr>
          <w:rStyle w:val="figsChar"/>
          <w:rFonts w:eastAsiaTheme="minorEastAsia"/>
        </w:rPr>
        <w:t>13</w:t>
      </w:r>
      <w:r>
        <w:rPr>
          <w:rFonts w:eastAsiaTheme="minorEastAsia"/>
        </w:rPr>
        <w:t>). The table can be saved to a csv by clicking the “Download” button.</w:t>
      </w:r>
      <w:r w:rsidR="001D100B">
        <w:rPr>
          <w:rFonts w:eastAsiaTheme="minorEastAsia"/>
        </w:rPr>
        <w:t xml:space="preserve"> Note: scale parameter in exponential distribution = 1, by definition.</w:t>
      </w:r>
    </w:p>
    <w:p w14:paraId="18CA4DE5" w14:textId="77777777" w:rsidR="001D100B" w:rsidRDefault="001D100B" w:rsidP="00335026">
      <w:pPr>
        <w:pStyle w:val="BodyText"/>
        <w:rPr>
          <w:rFonts w:eastAsiaTheme="minorEastAsia"/>
        </w:rPr>
      </w:pPr>
    </w:p>
    <w:p w14:paraId="135667E5" w14:textId="0ED6AB46" w:rsidR="00335026" w:rsidRDefault="001D100B" w:rsidP="001D100B">
      <w:pPr>
        <w:pStyle w:val="BodyText"/>
        <w:ind w:firstLine="0"/>
        <w:rPr>
          <w:rFonts w:eastAsiaTheme="minorEastAsia"/>
        </w:rPr>
      </w:pPr>
      <w:r>
        <w:rPr>
          <w:noProof/>
        </w:rPr>
        <w:lastRenderedPageBreak/>
        <w:drawing>
          <wp:inline distT="0" distB="0" distL="0" distR="0" wp14:anchorId="5C7554B3" wp14:editId="2876BAB9">
            <wp:extent cx="6053455" cy="6012815"/>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3455" cy="6012815"/>
                    </a:xfrm>
                    <a:prstGeom prst="rect">
                      <a:avLst/>
                    </a:prstGeom>
                  </pic:spPr>
                </pic:pic>
              </a:graphicData>
            </a:graphic>
          </wp:inline>
        </w:drawing>
      </w:r>
    </w:p>
    <w:p w14:paraId="74DC7DFA" w14:textId="77777777" w:rsidR="00335026" w:rsidRDefault="00335026" w:rsidP="00335026">
      <w:pPr>
        <w:pStyle w:val="BodyText"/>
        <w:ind w:firstLine="0"/>
      </w:pPr>
    </w:p>
    <w:p w14:paraId="49D9CC17" w14:textId="06221844" w:rsidR="00335026" w:rsidRPr="00BD3548" w:rsidRDefault="00335026" w:rsidP="00335026">
      <w:pPr>
        <w:pStyle w:val="FigureCaption"/>
      </w:pPr>
      <w:r w:rsidRPr="00263B14">
        <w:rPr>
          <w:rStyle w:val="Figurenumber"/>
        </w:rPr>
        <w:t xml:space="preserve">Figure </w:t>
      </w:r>
      <w:r w:rsidR="001D100B">
        <w:rPr>
          <w:rStyle w:val="Figurenumber"/>
        </w:rPr>
        <w:t>13</w:t>
      </w:r>
      <w:r w:rsidRPr="00263B14">
        <w:rPr>
          <w:rStyle w:val="Figurenumber"/>
        </w:rPr>
        <w:t>.</w:t>
      </w:r>
      <w:r w:rsidRPr="007E55C0">
        <w:t xml:space="preserve"> </w:t>
      </w:r>
      <w:r>
        <w:rPr>
          <w:rFonts w:eastAsiaTheme="minorEastAsia"/>
        </w:rPr>
        <w:t>Estimates and confidence limits (α set by user in “General Inputs”) of</w:t>
      </w:r>
      <w:r w:rsidR="001D100B">
        <w:rPr>
          <w:rFonts w:eastAsiaTheme="minorEastAsia"/>
        </w:rPr>
        <w:t xml:space="preserve"> location and scale parameters f</w:t>
      </w:r>
      <w:r>
        <w:t>or each class combination of covariates for selected model.</w:t>
      </w:r>
    </w:p>
    <w:p w14:paraId="43777A54" w14:textId="77777777" w:rsidR="00335026" w:rsidRPr="004611BA" w:rsidRDefault="00335026" w:rsidP="00335026">
      <w:pPr>
        <w:pStyle w:val="Heading3"/>
        <w:numPr>
          <w:ilvl w:val="3"/>
          <w:numId w:val="46"/>
        </w:numPr>
        <w:spacing w:line="360" w:lineRule="auto"/>
      </w:pPr>
      <w:r>
        <w:t>Model Comparison</w:t>
      </w:r>
    </w:p>
    <w:p w14:paraId="599CB88A" w14:textId="1820BFF0" w:rsidR="00335026" w:rsidRDefault="00335026" w:rsidP="00335026">
      <w:pPr>
        <w:pStyle w:val="BodyText"/>
        <w:rPr>
          <w:noProof/>
        </w:rPr>
      </w:pPr>
      <w:r>
        <w:rPr>
          <w:rFonts w:eastAsiaTheme="minorEastAsia"/>
        </w:rPr>
        <w:t>The model comparison tab provides user with AICc and Delta AICc for all models fit using the covariates selected under “Model Inputs” (</w:t>
      </w:r>
      <w:r w:rsidRPr="00927899">
        <w:rPr>
          <w:rStyle w:val="figsChar"/>
          <w:rFonts w:eastAsiaTheme="minorEastAsia"/>
        </w:rPr>
        <w:t xml:space="preserve">fig </w:t>
      </w:r>
      <w:r w:rsidR="001D100B">
        <w:rPr>
          <w:rStyle w:val="figsChar"/>
          <w:rFonts w:eastAsiaTheme="minorEastAsia"/>
        </w:rPr>
        <w:t>11).</w:t>
      </w:r>
      <w:r w:rsidR="001D100B" w:rsidRPr="001D100B">
        <w:rPr>
          <w:noProof/>
        </w:rPr>
        <w:t xml:space="preserve"> </w:t>
      </w:r>
    </w:p>
    <w:p w14:paraId="3B702232" w14:textId="77777777" w:rsidR="001D100B" w:rsidRDefault="001D100B" w:rsidP="00335026">
      <w:pPr>
        <w:pStyle w:val="BodyText"/>
      </w:pPr>
    </w:p>
    <w:p w14:paraId="6C605FAB" w14:textId="77777777" w:rsidR="00335026" w:rsidRDefault="00335026" w:rsidP="00335026">
      <w:pPr>
        <w:pStyle w:val="Heading3"/>
        <w:numPr>
          <w:ilvl w:val="3"/>
          <w:numId w:val="46"/>
        </w:numPr>
        <w:spacing w:line="360" w:lineRule="auto"/>
      </w:pPr>
      <w:r>
        <w:t>Model Selection</w:t>
      </w:r>
    </w:p>
    <w:p w14:paraId="484325A5" w14:textId="5A2B3271" w:rsidR="00335026" w:rsidRDefault="00335026" w:rsidP="00335026">
      <w:pPr>
        <w:pStyle w:val="BodyText"/>
        <w:rPr>
          <w:rFonts w:eastAsiaTheme="minorEastAsia"/>
        </w:rPr>
      </w:pPr>
      <w:r>
        <w:rPr>
          <w:rFonts w:eastAsiaTheme="minorEastAsia"/>
        </w:rPr>
        <w:t xml:space="preserve">The user selects the model to be used in calculating detection probability and mortality. Available models are listed in ascending order of delta AICc. The default selected models are </w:t>
      </w:r>
      <w:r>
        <w:rPr>
          <w:rFonts w:eastAsiaTheme="minorEastAsia"/>
        </w:rPr>
        <w:lastRenderedPageBreak/>
        <w:t>those with delta AICc = 0, i.e., the “best” model with respect to AICc (</w:t>
      </w:r>
      <w:r w:rsidRPr="00927899">
        <w:rPr>
          <w:rStyle w:val="figsChar"/>
          <w:rFonts w:eastAsiaTheme="minorEastAsia"/>
        </w:rPr>
        <w:t xml:space="preserve">fig </w:t>
      </w:r>
      <w:r w:rsidR="001D100B">
        <w:rPr>
          <w:rStyle w:val="figsChar"/>
          <w:rFonts w:eastAsiaTheme="minorEastAsia"/>
        </w:rPr>
        <w:t>14</w:t>
      </w:r>
      <w:r>
        <w:rPr>
          <w:rFonts w:eastAsiaTheme="minorEastAsia"/>
        </w:rPr>
        <w:t xml:space="preserve">). There is no need to </w:t>
      </w:r>
      <w:r w:rsidR="001D100B">
        <w:rPr>
          <w:rFonts w:eastAsiaTheme="minorEastAsia"/>
        </w:rPr>
        <w:t>“R</w:t>
      </w:r>
      <w:r>
        <w:rPr>
          <w:rFonts w:eastAsiaTheme="minorEastAsia"/>
        </w:rPr>
        <w:t xml:space="preserve">un </w:t>
      </w:r>
      <w:r w:rsidR="001D100B">
        <w:rPr>
          <w:rFonts w:eastAsiaTheme="minorEastAsia"/>
        </w:rPr>
        <w:t>M</w:t>
      </w:r>
      <w:r>
        <w:rPr>
          <w:rFonts w:eastAsiaTheme="minorEastAsia"/>
        </w:rPr>
        <w:t>odel</w:t>
      </w:r>
      <w:r w:rsidR="001D100B">
        <w:rPr>
          <w:rFonts w:eastAsiaTheme="minorEastAsia"/>
        </w:rPr>
        <w:t>”</w:t>
      </w:r>
      <w:r>
        <w:rPr>
          <w:rFonts w:eastAsiaTheme="minorEastAsia"/>
        </w:rPr>
        <w:t xml:space="preserve"> again. The selections will be held in memory for later use in mortality estimation.</w:t>
      </w:r>
    </w:p>
    <w:p w14:paraId="530814F7" w14:textId="77777777" w:rsidR="00335026" w:rsidRDefault="00335026" w:rsidP="00335026">
      <w:pPr>
        <w:pStyle w:val="BodyText"/>
      </w:pPr>
    </w:p>
    <w:p w14:paraId="78192264" w14:textId="0A33115D" w:rsidR="00335026" w:rsidRDefault="001D100B" w:rsidP="00335026">
      <w:pPr>
        <w:pStyle w:val="BodyText"/>
        <w:ind w:firstLine="0"/>
      </w:pPr>
      <w:r>
        <w:rPr>
          <w:noProof/>
        </w:rPr>
        <w:drawing>
          <wp:inline distT="0" distB="0" distL="0" distR="0" wp14:anchorId="642DC971" wp14:editId="6F39BBD1">
            <wp:extent cx="6053455" cy="40297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3455" cy="4029710"/>
                    </a:xfrm>
                    <a:prstGeom prst="rect">
                      <a:avLst/>
                    </a:prstGeom>
                  </pic:spPr>
                </pic:pic>
              </a:graphicData>
            </a:graphic>
          </wp:inline>
        </w:drawing>
      </w:r>
    </w:p>
    <w:p w14:paraId="6E37B49A" w14:textId="0D31333F" w:rsidR="0034239B" w:rsidRDefault="00335026" w:rsidP="001D100B">
      <w:pPr>
        <w:pStyle w:val="FigureCaption"/>
      </w:pPr>
      <w:r w:rsidRPr="00263B14">
        <w:rPr>
          <w:rStyle w:val="Figurenumber"/>
        </w:rPr>
        <w:t xml:space="preserve">Figure </w:t>
      </w:r>
      <w:r w:rsidR="001D100B">
        <w:rPr>
          <w:rStyle w:val="Figurenumber"/>
        </w:rPr>
        <w:t>14</w:t>
      </w:r>
      <w:r w:rsidRPr="00263B14">
        <w:rPr>
          <w:rStyle w:val="Figurenumber"/>
        </w:rPr>
        <w:t>.</w:t>
      </w:r>
      <w:r w:rsidRPr="007E55C0">
        <w:t xml:space="preserve"> </w:t>
      </w:r>
      <w:r>
        <w:t>Model selection screen indicating which carcass persistence model to use for each size class of trial carcasses.</w:t>
      </w:r>
    </w:p>
    <w:p w14:paraId="3F7D3CC3" w14:textId="2704C454" w:rsidR="00D87DF8" w:rsidRDefault="00D87DF8" w:rsidP="00D87DF8">
      <w:pPr>
        <w:pStyle w:val="Heading2"/>
        <w:numPr>
          <w:ilvl w:val="1"/>
          <w:numId w:val="46"/>
        </w:numPr>
      </w:pPr>
      <w:bookmarkStart w:id="421" w:name="_Toc515373796"/>
      <w:r>
        <w:t>Mortality Estimation</w:t>
      </w:r>
      <w:bookmarkEnd w:id="421"/>
    </w:p>
    <w:p w14:paraId="5166B44A" w14:textId="0100E606" w:rsidR="004F1FF2" w:rsidRPr="004F1FF2" w:rsidRDefault="004F1FF2" w:rsidP="004F1FF2">
      <w:pPr>
        <w:pStyle w:val="BodyText"/>
      </w:pPr>
      <w:r>
        <w:rPr>
          <w:rFonts w:eastAsiaTheme="minorEastAsia"/>
        </w:rPr>
        <w:t xml:space="preserve">Once the user has selected the desired searcher efficiency and carcass persistence models for each size class (if applicable) the user proceeds to either “Mortality Estimation” </w:t>
      </w:r>
      <w:r w:rsidR="00841932">
        <w:rPr>
          <w:rFonts w:eastAsiaTheme="minorEastAsia"/>
        </w:rPr>
        <w:t>(</w:t>
      </w:r>
      <w:r w:rsidR="00841932" w:rsidRPr="00841932">
        <w:rPr>
          <w:rStyle w:val="figsChar"/>
          <w:rFonts w:eastAsiaTheme="minorEastAsia"/>
        </w:rPr>
        <w:t>fig 1</w:t>
      </w:r>
      <w:r w:rsidR="00841932">
        <w:rPr>
          <w:rStyle w:val="figsChar"/>
          <w:rFonts w:eastAsiaTheme="minorEastAsia"/>
        </w:rPr>
        <w:t>5</w:t>
      </w:r>
      <w:r w:rsidR="00841932">
        <w:rPr>
          <w:rFonts w:eastAsiaTheme="minorEastAsia"/>
          <w:b/>
        </w:rPr>
        <w:t xml:space="preserve">) </w:t>
      </w:r>
      <w:r>
        <w:rPr>
          <w:rFonts w:eastAsiaTheme="minorEastAsia"/>
        </w:rPr>
        <w:t xml:space="preserve">or “Detection Probability” (following section). </w:t>
      </w:r>
    </w:p>
    <w:p w14:paraId="1AE384AF" w14:textId="35070527" w:rsidR="00841932" w:rsidRDefault="004F1FF2" w:rsidP="00A168D7">
      <w:pPr>
        <w:pStyle w:val="Heading3"/>
        <w:numPr>
          <w:ilvl w:val="2"/>
          <w:numId w:val="46"/>
        </w:numPr>
        <w:spacing w:line="360" w:lineRule="auto"/>
      </w:pPr>
      <w:r>
        <w:t>Model Input</w:t>
      </w:r>
      <w:r w:rsidR="00A168D7">
        <w:t>s</w:t>
      </w:r>
    </w:p>
    <w:p w14:paraId="1688E583" w14:textId="0AB1146B" w:rsidR="00841932" w:rsidRDefault="00841932" w:rsidP="00841932">
      <w:pPr>
        <w:pStyle w:val="BodyText"/>
        <w:rPr>
          <w:rFonts w:eastAsiaTheme="minorEastAsia"/>
        </w:rPr>
      </w:pPr>
      <w:r>
        <w:rPr>
          <w:rFonts w:eastAsiaTheme="minorEastAsia"/>
        </w:rPr>
        <w:t>The user is asked to provide the “Fraction of Facility Surveyed” (</w:t>
      </w:r>
      <w:r w:rsidRPr="00841932">
        <w:rPr>
          <w:rStyle w:val="figsChar"/>
          <w:rFonts w:eastAsiaTheme="minorEastAsia"/>
        </w:rPr>
        <w:t>fig 15</w:t>
      </w:r>
      <w:r>
        <w:rPr>
          <w:rFonts w:eastAsiaTheme="minorEastAsia"/>
        </w:rPr>
        <w:t xml:space="preserve">). If the facility is a wind farm or an area with clear individual sources of mortality, then a number between 0 and 1 representing the fraction of units included in the searched sample is entered. If however, the sampled areas simply represent a sampled fraction of the total area in which carcasses can arrive, the sampling fraction is entered in DWP file for every unit in the sample and the fraction of the </w:t>
      </w:r>
      <w:commentRangeStart w:id="422"/>
      <w:r>
        <w:rPr>
          <w:rFonts w:eastAsiaTheme="minorEastAsia"/>
        </w:rPr>
        <w:t>facility surveyed is entered as 1.</w:t>
      </w:r>
      <w:commentRangeEnd w:id="422"/>
      <w:r w:rsidR="00405F51">
        <w:rPr>
          <w:rStyle w:val="CommentReference"/>
        </w:rPr>
        <w:commentReference w:id="422"/>
      </w:r>
      <w:r>
        <w:rPr>
          <w:rFonts w:eastAsiaTheme="minorEastAsia"/>
        </w:rPr>
        <w:t xml:space="preserve"> For example, a 100 turbine facility at which 20 turbines were selected for searching on plots cleared to 60m, the “Fraction of Facility Sampled” would be 0.2 to account for unsampled turbines</w:t>
      </w:r>
      <w:ins w:id="423" w:author="Dalthorp, Daniel" w:date="2018-06-16T12:42:00Z">
        <w:r w:rsidR="00915244">
          <w:rPr>
            <w:rFonts w:eastAsiaTheme="minorEastAsia"/>
          </w:rPr>
          <w:t>.</w:t>
        </w:r>
      </w:ins>
      <w:r>
        <w:rPr>
          <w:rFonts w:eastAsiaTheme="minorEastAsia"/>
        </w:rPr>
        <w:t xml:space="preserve"> </w:t>
      </w:r>
      <w:del w:id="424" w:author="Dalthorp, Daniel" w:date="2018-06-16T12:42:00Z">
        <w:r w:rsidDel="00915244">
          <w:rPr>
            <w:rFonts w:eastAsiaTheme="minorEastAsia"/>
          </w:rPr>
          <w:delText xml:space="preserve"> and e</w:delText>
        </w:r>
      </w:del>
      <w:ins w:id="425" w:author="Dalthorp, Daniel" w:date="2018-06-16T12:42:00Z">
        <w:r w:rsidR="00915244">
          <w:rPr>
            <w:rFonts w:eastAsiaTheme="minorEastAsia"/>
          </w:rPr>
          <w:t>E</w:t>
        </w:r>
      </w:ins>
      <w:r>
        <w:rPr>
          <w:rFonts w:eastAsiaTheme="minorEastAsia"/>
        </w:rPr>
        <w:t xml:space="preserve">ach individual turbine would have a DWP &lt;1 to account for carcasses falling outside plots. Alternatively, a solar power tower where 100% of the area within the inner circle is searched, but one 20% of the area within each ring of reflectors surrounding a power tower in the outer circle is sampled, the “Fraction of Facility Sampled” would be 1 because all rings were sampled. The DWP for the inner circle would be 1 and each individual </w:t>
      </w:r>
      <w:r>
        <w:rPr>
          <w:rFonts w:eastAsiaTheme="minorEastAsia"/>
        </w:rPr>
        <w:lastRenderedPageBreak/>
        <w:t>sampling unit in the rings in the outer circle would have a DWP = 0.2 to account for carcasses falling outside the sampled plots within a ring. It is not recommended that a completely random sample of units within the outer circle be taken as carcass density changes with distance [citation Solar OFR]. A random sample of the same proportion within each ring will result in an unbiased sample of density.</w:t>
      </w:r>
    </w:p>
    <w:p w14:paraId="5F273549" w14:textId="299BEA75" w:rsidR="00841932" w:rsidRDefault="00841932" w:rsidP="00841932">
      <w:pPr>
        <w:pStyle w:val="BodyText"/>
        <w:rPr>
          <w:rFonts w:eastAsiaTheme="minorEastAsia"/>
        </w:rPr>
      </w:pPr>
      <w:r>
        <w:rPr>
          <w:rFonts w:eastAsiaTheme="minorEastAsia"/>
        </w:rPr>
        <w:t xml:space="preserve">The user is also asked to identify the column in the input Carcass Observation file (input under “Data Input”) that represents the date on which a carcass was found. This information will be combined with the information in the Search Schedule file to estimate the probability of persisting after arrival. </w:t>
      </w:r>
    </w:p>
    <w:p w14:paraId="4DFE736E" w14:textId="77777777" w:rsidR="00841932" w:rsidRDefault="00841932" w:rsidP="00841932">
      <w:pPr>
        <w:pStyle w:val="BodyText"/>
        <w:rPr>
          <w:rFonts w:eastAsiaTheme="minorEastAsia"/>
        </w:rPr>
      </w:pPr>
    </w:p>
    <w:p w14:paraId="61EE9CD8" w14:textId="09F8D53B" w:rsidR="00841932" w:rsidRDefault="00841932" w:rsidP="00841932">
      <w:pPr>
        <w:pStyle w:val="BodyText"/>
        <w:ind w:firstLine="0"/>
      </w:pPr>
      <w:r>
        <w:rPr>
          <w:noProof/>
        </w:rPr>
        <w:drawing>
          <wp:inline distT="0" distB="0" distL="0" distR="0" wp14:anchorId="2A18DBBA" wp14:editId="16B23741">
            <wp:extent cx="550545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238500"/>
                    </a:xfrm>
                    <a:prstGeom prst="rect">
                      <a:avLst/>
                    </a:prstGeom>
                  </pic:spPr>
                </pic:pic>
              </a:graphicData>
            </a:graphic>
          </wp:inline>
        </w:drawing>
      </w:r>
    </w:p>
    <w:p w14:paraId="0EC303EC" w14:textId="59803484" w:rsidR="00841932" w:rsidRDefault="00841932" w:rsidP="00841932">
      <w:pPr>
        <w:pStyle w:val="FigureCaption"/>
      </w:pPr>
      <w:r w:rsidRPr="00841932">
        <w:rPr>
          <w:rStyle w:val="Figurenumber"/>
        </w:rPr>
        <w:t>Figure 15</w:t>
      </w:r>
      <w:r w:rsidRPr="00263B14">
        <w:rPr>
          <w:rStyle w:val="Figurenumber"/>
        </w:rPr>
        <w:t>.</w:t>
      </w:r>
      <w:r w:rsidRPr="007E55C0">
        <w:t xml:space="preserve"> </w:t>
      </w:r>
      <w:r>
        <w:t>Model inputs screen requesting information on sampling fraction and identifying the column in the carcass observations file that represents the date on which the carcass was found by searchers.</w:t>
      </w:r>
    </w:p>
    <w:p w14:paraId="7C38BAA2" w14:textId="77777777" w:rsidR="004E66A5" w:rsidRDefault="00841932" w:rsidP="00841932">
      <w:pPr>
        <w:pStyle w:val="BodyText"/>
        <w:rPr>
          <w:rFonts w:eastAsiaTheme="minorEastAsia"/>
        </w:rPr>
      </w:pPr>
      <w:r>
        <w:rPr>
          <w:rFonts w:eastAsiaTheme="minorEastAsia"/>
        </w:rPr>
        <w:t>Once the requested user input is provided, clicking “Estimate” will generate mortality estimates and confidence intervals.</w:t>
      </w:r>
      <w:r w:rsidR="004E66A5">
        <w:rPr>
          <w:rFonts w:eastAsiaTheme="minorEastAsia"/>
        </w:rPr>
        <w:t xml:space="preserve"> The program automatically generates a figure representing total mortality of all species at the site, a number that may or may not be of interest to the user (</w:t>
      </w:r>
      <w:r w:rsidR="004E66A5" w:rsidRPr="004E66A5">
        <w:rPr>
          <w:rStyle w:val="figsChar"/>
          <w:rFonts w:eastAsiaTheme="minorEastAsia"/>
        </w:rPr>
        <w:t>fig 16</w:t>
      </w:r>
      <w:r w:rsidR="004E66A5">
        <w:rPr>
          <w:rFonts w:eastAsiaTheme="minorEastAsia"/>
        </w:rPr>
        <w:t>).</w:t>
      </w:r>
    </w:p>
    <w:p w14:paraId="61CFC6A6" w14:textId="77777777" w:rsidR="004E66A5" w:rsidRDefault="004E66A5" w:rsidP="004E66A5">
      <w:pPr>
        <w:pStyle w:val="BodyText"/>
        <w:rPr>
          <w:rFonts w:eastAsiaTheme="minorEastAsia"/>
        </w:rPr>
      </w:pPr>
    </w:p>
    <w:p w14:paraId="7B04C669" w14:textId="093C280B" w:rsidR="004E66A5" w:rsidRDefault="004E66A5" w:rsidP="004E66A5">
      <w:pPr>
        <w:pStyle w:val="BodyText"/>
        <w:ind w:firstLine="0"/>
      </w:pPr>
      <w:r>
        <w:rPr>
          <w:noProof/>
        </w:rPr>
        <w:lastRenderedPageBreak/>
        <w:drawing>
          <wp:inline distT="0" distB="0" distL="0" distR="0" wp14:anchorId="5CE7FF05" wp14:editId="3D3DDC60">
            <wp:extent cx="6053455" cy="497141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3455" cy="4971415"/>
                    </a:xfrm>
                    <a:prstGeom prst="rect">
                      <a:avLst/>
                    </a:prstGeom>
                  </pic:spPr>
                </pic:pic>
              </a:graphicData>
            </a:graphic>
          </wp:inline>
        </w:drawing>
      </w:r>
    </w:p>
    <w:p w14:paraId="013CB0DF" w14:textId="094F2D5A" w:rsidR="004E66A5" w:rsidRDefault="004E66A5" w:rsidP="004E66A5">
      <w:pPr>
        <w:pStyle w:val="FigureCaption"/>
      </w:pPr>
      <w:r w:rsidRPr="00841932">
        <w:rPr>
          <w:rStyle w:val="Figurenumber"/>
        </w:rPr>
        <w:t>Figure 1</w:t>
      </w:r>
      <w:r>
        <w:rPr>
          <w:rStyle w:val="Figurenumber"/>
        </w:rPr>
        <w:t>6</w:t>
      </w:r>
      <w:r w:rsidRPr="00263B14">
        <w:rPr>
          <w:rStyle w:val="Figurenumber"/>
        </w:rPr>
        <w:t>.</w:t>
      </w:r>
      <w:r w:rsidRPr="007E55C0">
        <w:t xml:space="preserve"> </w:t>
      </w:r>
      <w:r>
        <w:t>Estimated total mortality at the site based on user input.</w:t>
      </w:r>
    </w:p>
    <w:p w14:paraId="5D7E6491" w14:textId="275CCD24" w:rsidR="00841932" w:rsidRPr="00841932" w:rsidRDefault="004E66A5" w:rsidP="00841932">
      <w:pPr>
        <w:pStyle w:val="BodyText"/>
      </w:pPr>
      <w:r>
        <w:rPr>
          <w:rFonts w:eastAsiaTheme="minorEastAsia"/>
        </w:rPr>
        <w:t xml:space="preserve"> </w:t>
      </w:r>
    </w:p>
    <w:p w14:paraId="542484CF" w14:textId="34B653A3" w:rsidR="004E66A5" w:rsidRDefault="004E66A5" w:rsidP="004F1FF2">
      <w:pPr>
        <w:pStyle w:val="Heading3"/>
        <w:numPr>
          <w:ilvl w:val="3"/>
          <w:numId w:val="46"/>
        </w:numPr>
        <w:spacing w:line="360" w:lineRule="auto"/>
      </w:pPr>
      <w:r>
        <w:t>Splitting Mortality</w:t>
      </w:r>
    </w:p>
    <w:p w14:paraId="10700682" w14:textId="14F03C4B" w:rsidR="004E66A5" w:rsidRDefault="004E66A5" w:rsidP="004E66A5">
      <w:pPr>
        <w:pStyle w:val="BodyText"/>
      </w:pPr>
      <w:r>
        <w:t xml:space="preserve">The user has the option to request estimated mortality for different subsets of the observed carcass data. These can be “Search Splits” generally referring to temporal subsets of the entire search period, or “Carcass Splits” generally referring to characteristics of the carcasses, e.g., bat vs. bird, or the conditions under which they were found, e.g., road and pad vs other. At this time, GenEst has the capacity to accommodate only </w:t>
      </w:r>
      <w:r w:rsidR="00052634">
        <w:t>two splits, only one (or none) of which can be a</w:t>
      </w:r>
      <w:r>
        <w:t xml:space="preserve"> temporal split</w:t>
      </w:r>
      <w:r w:rsidR="00052634">
        <w:t xml:space="preserve">. Note: While GenEst can accept only two split columns, each split can have </w:t>
      </w:r>
      <w:r>
        <w:t>many levels (please see examples section</w:t>
      </w:r>
      <w:r w:rsidR="00052634">
        <w:t>.</w:t>
      </w:r>
      <w:r>
        <w:t>)</w:t>
      </w:r>
      <w:r w:rsidR="00052634">
        <w:t xml:space="preserve"> Clicking “Split Estimate” will generate a graph an a summary table of the selected split combinations (</w:t>
      </w:r>
      <w:r w:rsidR="00052634" w:rsidRPr="00052634">
        <w:rPr>
          <w:rStyle w:val="figsChar"/>
        </w:rPr>
        <w:t>fig 17</w:t>
      </w:r>
      <w:r w:rsidR="00052634">
        <w:t>).</w:t>
      </w:r>
    </w:p>
    <w:p w14:paraId="6F56CC87" w14:textId="5E87CEA7" w:rsidR="00052634" w:rsidRDefault="00052634" w:rsidP="00052634">
      <w:pPr>
        <w:pStyle w:val="figs"/>
      </w:pPr>
      <w:r>
        <w:lastRenderedPageBreak/>
        <w:drawing>
          <wp:inline distT="0" distB="0" distL="0" distR="0" wp14:anchorId="1B0FBAB5" wp14:editId="3F05B97F">
            <wp:extent cx="6053455" cy="4870450"/>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455" cy="4870450"/>
                    </a:xfrm>
                    <a:prstGeom prst="rect">
                      <a:avLst/>
                    </a:prstGeom>
                  </pic:spPr>
                </pic:pic>
              </a:graphicData>
            </a:graphic>
          </wp:inline>
        </w:drawing>
      </w:r>
    </w:p>
    <w:p w14:paraId="2B12125A" w14:textId="7FA6AAAA" w:rsidR="00052634" w:rsidRDefault="00052634" w:rsidP="00052634">
      <w:pPr>
        <w:pStyle w:val="FigureCaption"/>
      </w:pPr>
      <w:r w:rsidRPr="00052634">
        <w:rPr>
          <w:rStyle w:val="Figurenumber"/>
          <w:b w:val="0"/>
        </w:rPr>
        <w:t>Figure 17.</w:t>
      </w:r>
      <w:r w:rsidRPr="00052634">
        <w:t xml:space="preserve"> Estimated mortality at the site </w:t>
      </w:r>
      <w:r>
        <w:t>in each combination of size and ground cover</w:t>
      </w:r>
      <w:r w:rsidRPr="00052634">
        <w:t>.</w:t>
      </w:r>
    </w:p>
    <w:p w14:paraId="37EE4387" w14:textId="0DB7DA2D" w:rsidR="00052634" w:rsidRDefault="00052634" w:rsidP="00052634">
      <w:pPr>
        <w:pStyle w:val="BodyText"/>
      </w:pPr>
      <w:r>
        <w:t xml:space="preserve">Selecting “Summary” will open a table of estimates </w:t>
      </w:r>
      <w:r w:rsidR="00A168D7">
        <w:t xml:space="preserve">and selected quantiles </w:t>
      </w:r>
      <w:r>
        <w:t>for each split combination</w:t>
      </w:r>
      <w:r w:rsidR="00A168D7">
        <w:t xml:space="preserve"> (f</w:t>
      </w:r>
      <w:r w:rsidR="00A168D7" w:rsidRPr="00A168D7">
        <w:rPr>
          <w:rStyle w:val="figsChar"/>
        </w:rPr>
        <w:t>ig 18</w:t>
      </w:r>
      <w:r w:rsidR="00A168D7">
        <w:t>)</w:t>
      </w:r>
      <w:r>
        <w:t>.</w:t>
      </w:r>
      <w:r w:rsidR="00A168D7">
        <w:t xml:space="preserve"> The table can be downloaded and saved as a .csv for use in reports and publications.</w:t>
      </w:r>
    </w:p>
    <w:p w14:paraId="6F9440D9" w14:textId="079D3C6F" w:rsidR="00A168D7" w:rsidRDefault="00A168D7" w:rsidP="00A168D7">
      <w:pPr>
        <w:pStyle w:val="figs"/>
      </w:pPr>
      <w:r>
        <w:lastRenderedPageBreak/>
        <w:drawing>
          <wp:inline distT="0" distB="0" distL="0" distR="0" wp14:anchorId="36241091" wp14:editId="410BE331">
            <wp:extent cx="6053455" cy="482219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455" cy="4822190"/>
                    </a:xfrm>
                    <a:prstGeom prst="rect">
                      <a:avLst/>
                    </a:prstGeom>
                  </pic:spPr>
                </pic:pic>
              </a:graphicData>
            </a:graphic>
          </wp:inline>
        </w:drawing>
      </w:r>
    </w:p>
    <w:p w14:paraId="2588AD0F" w14:textId="28300F9C" w:rsidR="00A168D7" w:rsidRPr="00A168D7" w:rsidRDefault="00A168D7" w:rsidP="00A168D7">
      <w:pPr>
        <w:pStyle w:val="FigureCaption"/>
      </w:pPr>
      <w:r w:rsidRPr="00A168D7">
        <w:rPr>
          <w:rStyle w:val="Figurenumber"/>
          <w:b w:val="0"/>
        </w:rPr>
        <w:t>Figure 18.</w:t>
      </w:r>
      <w:r w:rsidRPr="00A168D7">
        <w:t xml:space="preserve"> Estimated mortality at the site in each combination of size and ground cover. Table of quantiles used to produce associated graph.</w:t>
      </w:r>
    </w:p>
    <w:p w14:paraId="48BBE1E7" w14:textId="06117991" w:rsidR="00D87DF8" w:rsidRDefault="00D87DF8" w:rsidP="00D87DF8">
      <w:pPr>
        <w:pStyle w:val="Heading2"/>
        <w:numPr>
          <w:ilvl w:val="1"/>
          <w:numId w:val="46"/>
        </w:numPr>
      </w:pPr>
      <w:bookmarkStart w:id="426" w:name="_Toc515373797"/>
      <w:r>
        <w:t>Detection Probability</w:t>
      </w:r>
      <w:bookmarkEnd w:id="426"/>
    </w:p>
    <w:p w14:paraId="6870A523" w14:textId="0652D431" w:rsidR="004F1FF2" w:rsidRPr="004F1FF2" w:rsidRDefault="004F1FF2" w:rsidP="004F1FF2">
      <w:pPr>
        <w:pStyle w:val="BodyText"/>
      </w:pPr>
      <w:r>
        <w:rPr>
          <w:rFonts w:eastAsiaTheme="minorEastAsia"/>
        </w:rPr>
        <w:t>Once the user has selected the desired searcher efficiency and carcass persistence models for each size class (if applicable) the user proceeds to either “Mortality Estimation” (prior section) or “Detection Probability.”</w:t>
      </w:r>
    </w:p>
    <w:p w14:paraId="18148923" w14:textId="77777777" w:rsidR="00CB49E9" w:rsidRPr="00CB49E9" w:rsidRDefault="00A168D7" w:rsidP="00A168D7">
      <w:pPr>
        <w:pStyle w:val="Heading3"/>
        <w:numPr>
          <w:ilvl w:val="2"/>
          <w:numId w:val="46"/>
        </w:numPr>
        <w:spacing w:line="360" w:lineRule="auto"/>
        <w:rPr>
          <w:rFonts w:eastAsiaTheme="minorEastAsia"/>
        </w:rPr>
      </w:pPr>
      <w:r>
        <w:t>Model Input</w:t>
      </w:r>
    </w:p>
    <w:p w14:paraId="5157CDCA" w14:textId="26972406" w:rsidR="00A168D7" w:rsidRPr="00A168D7" w:rsidRDefault="00CB49E9" w:rsidP="00CB49E9">
      <w:pPr>
        <w:pStyle w:val="Heading3"/>
        <w:numPr>
          <w:ilvl w:val="3"/>
          <w:numId w:val="46"/>
        </w:numPr>
        <w:spacing w:line="360" w:lineRule="auto"/>
        <w:rPr>
          <w:rFonts w:eastAsiaTheme="minorEastAsia"/>
        </w:rPr>
      </w:pPr>
      <w:r>
        <w:t>Search Schedule</w:t>
      </w:r>
    </w:p>
    <w:p w14:paraId="25455B64" w14:textId="24EE3DDB" w:rsidR="005C12B8" w:rsidRDefault="005C12B8" w:rsidP="005C12B8">
      <w:pPr>
        <w:pStyle w:val="BodyText"/>
        <w:rPr>
          <w:rFonts w:eastAsiaTheme="minorEastAsia"/>
        </w:rPr>
      </w:pPr>
      <w:r>
        <w:rPr>
          <w:rFonts w:eastAsiaTheme="minorEastAsia"/>
        </w:rPr>
        <w:t xml:space="preserve">Because actual search schedules may not follow intended schedules (e.g., searches are missed because of equipment maintenance, hazardous weather, unforeseen events) actual detection probability has the potential to be unique to each carcass. GenEst provides a generalized detection probability for relevant covariates classes based on an idealized search schedule input by the user. </w:t>
      </w:r>
      <w:commentRangeStart w:id="427"/>
      <w:commentRangeStart w:id="428"/>
      <w:r w:rsidR="00A168D7">
        <w:rPr>
          <w:rFonts w:eastAsiaTheme="minorEastAsia"/>
        </w:rPr>
        <w:t>The user is asked to provide the “Search Schedule Data” to be used in generating generic detection probability estimates (</w:t>
      </w:r>
      <w:r w:rsidR="00A168D7" w:rsidRPr="00841932">
        <w:rPr>
          <w:rStyle w:val="figsChar"/>
          <w:rFonts w:eastAsiaTheme="minorEastAsia"/>
        </w:rPr>
        <w:t>fig 1</w:t>
      </w:r>
      <w:r w:rsidR="00A168D7">
        <w:rPr>
          <w:rStyle w:val="figsChar"/>
          <w:rFonts w:eastAsiaTheme="minorEastAsia"/>
        </w:rPr>
        <w:t>9</w:t>
      </w:r>
      <w:r w:rsidR="00A168D7">
        <w:rPr>
          <w:rFonts w:eastAsiaTheme="minorEastAsia"/>
        </w:rPr>
        <w:t xml:space="preserve">). </w:t>
      </w:r>
      <w:commentRangeEnd w:id="427"/>
      <w:r>
        <w:rPr>
          <w:rStyle w:val="CommentReference"/>
        </w:rPr>
        <w:commentReference w:id="427"/>
      </w:r>
      <w:bookmarkStart w:id="429" w:name="_GoBack"/>
      <w:bookmarkEnd w:id="429"/>
      <w:commentRangeEnd w:id="428"/>
      <w:r w:rsidR="00A50396">
        <w:rPr>
          <w:rStyle w:val="CommentReference"/>
        </w:rPr>
        <w:commentReference w:id="428"/>
      </w:r>
    </w:p>
    <w:p w14:paraId="70CFDE59" w14:textId="5A32CB09" w:rsidR="00A168D7" w:rsidRDefault="00A168D7" w:rsidP="00A168D7">
      <w:pPr>
        <w:pStyle w:val="BodyText"/>
        <w:rPr>
          <w:rFonts w:eastAsiaTheme="minorEastAsia"/>
        </w:rPr>
      </w:pPr>
      <w:r>
        <w:rPr>
          <w:rFonts w:eastAsiaTheme="minorEastAsia"/>
        </w:rPr>
        <w:t xml:space="preserve"> </w:t>
      </w:r>
    </w:p>
    <w:p w14:paraId="7191E00F" w14:textId="77777777" w:rsidR="00A168D7" w:rsidRDefault="00A168D7" w:rsidP="00A168D7">
      <w:pPr>
        <w:pStyle w:val="BodyText"/>
        <w:rPr>
          <w:rFonts w:eastAsiaTheme="minorEastAsia"/>
        </w:rPr>
      </w:pPr>
    </w:p>
    <w:p w14:paraId="044D96AA" w14:textId="73227C56" w:rsidR="00A168D7" w:rsidRDefault="005C12B8" w:rsidP="00A168D7">
      <w:pPr>
        <w:pStyle w:val="BodyText"/>
        <w:ind w:firstLine="0"/>
      </w:pPr>
      <w:r>
        <w:rPr>
          <w:noProof/>
        </w:rPr>
        <w:drawing>
          <wp:inline distT="0" distB="0" distL="0" distR="0" wp14:anchorId="0D08E542" wp14:editId="32108EDD">
            <wp:extent cx="6053455" cy="502031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3455" cy="5020310"/>
                    </a:xfrm>
                    <a:prstGeom prst="rect">
                      <a:avLst/>
                    </a:prstGeom>
                  </pic:spPr>
                </pic:pic>
              </a:graphicData>
            </a:graphic>
          </wp:inline>
        </w:drawing>
      </w:r>
    </w:p>
    <w:p w14:paraId="4284FF92" w14:textId="6E563D4B" w:rsidR="00A168D7" w:rsidRDefault="00A168D7" w:rsidP="00A168D7">
      <w:pPr>
        <w:pStyle w:val="FigureCaption"/>
      </w:pPr>
      <w:r w:rsidRPr="00841932">
        <w:rPr>
          <w:rStyle w:val="Figurenumber"/>
        </w:rPr>
        <w:t>Figure 1</w:t>
      </w:r>
      <w:r w:rsidR="005C12B8">
        <w:rPr>
          <w:rStyle w:val="Figurenumber"/>
        </w:rPr>
        <w:t>9</w:t>
      </w:r>
      <w:r w:rsidRPr="00263B14">
        <w:rPr>
          <w:rStyle w:val="Figurenumber"/>
        </w:rPr>
        <w:t>.</w:t>
      </w:r>
      <w:r w:rsidRPr="007E55C0">
        <w:t xml:space="preserve"> </w:t>
      </w:r>
      <w:r>
        <w:t>Model inputs screen requesting information on s</w:t>
      </w:r>
      <w:r w:rsidR="005C12B8">
        <w:t>earch schedule</w:t>
      </w:r>
      <w:r>
        <w:t>.</w:t>
      </w:r>
      <w:r w:rsidR="005C12B8">
        <w:t xml:space="preserve"> Alternatively, user can input regular search interval over a set period.</w:t>
      </w:r>
    </w:p>
    <w:p w14:paraId="5E7C2906" w14:textId="01C80C03" w:rsidR="00CB49E9" w:rsidRDefault="00CB49E9" w:rsidP="00CB49E9">
      <w:pPr>
        <w:pStyle w:val="FigureCaption"/>
      </w:pPr>
      <w:r>
        <w:t xml:space="preserve"> </w:t>
      </w:r>
    </w:p>
    <w:p w14:paraId="7F0C0643" w14:textId="454E7C8C" w:rsidR="005C12B8" w:rsidRPr="005C12B8" w:rsidRDefault="00CB49E9" w:rsidP="005C12B8">
      <w:pPr>
        <w:pStyle w:val="BodyText"/>
        <w:rPr>
          <w:rFonts w:eastAsiaTheme="minorEastAsia"/>
        </w:rPr>
      </w:pPr>
      <w:r>
        <w:rPr>
          <w:rFonts w:eastAsiaTheme="minorEastAsia"/>
        </w:rPr>
        <w:t xml:space="preserve"> </w:t>
      </w:r>
    </w:p>
    <w:p w14:paraId="7937632F" w14:textId="2012860C" w:rsidR="00A168D7" w:rsidRDefault="005C12B8" w:rsidP="00CB49E9">
      <w:pPr>
        <w:pStyle w:val="Heading3"/>
        <w:numPr>
          <w:ilvl w:val="2"/>
          <w:numId w:val="46"/>
        </w:numPr>
        <w:spacing w:line="360" w:lineRule="auto"/>
        <w:rPr>
          <w:rFonts w:eastAsiaTheme="minorEastAsia"/>
        </w:rPr>
      </w:pPr>
      <w:r>
        <w:rPr>
          <w:rFonts w:eastAsiaTheme="minorEastAsia"/>
        </w:rPr>
        <w:t>Table and Figure Selection</w:t>
      </w:r>
    </w:p>
    <w:p w14:paraId="182C6F14" w14:textId="77E87AB9" w:rsidR="00CB49E9" w:rsidRDefault="00CB49E9" w:rsidP="00A168D7">
      <w:pPr>
        <w:pStyle w:val="Heading3"/>
        <w:numPr>
          <w:ilvl w:val="3"/>
          <w:numId w:val="46"/>
        </w:numPr>
        <w:spacing w:line="360" w:lineRule="auto"/>
        <w:rPr>
          <w:rFonts w:eastAsiaTheme="minorEastAsia"/>
        </w:rPr>
      </w:pPr>
      <w:r>
        <w:rPr>
          <w:rFonts w:eastAsiaTheme="minorEastAsia"/>
        </w:rPr>
        <w:t>Summary</w:t>
      </w:r>
    </w:p>
    <w:p w14:paraId="169B6C30" w14:textId="77777777" w:rsidR="00CB49E9" w:rsidRDefault="00CB49E9" w:rsidP="00CB49E9">
      <w:pPr>
        <w:pStyle w:val="BodyText"/>
        <w:rPr>
          <w:rFonts w:eastAsiaTheme="minorEastAsia"/>
        </w:rPr>
      </w:pPr>
      <w:r>
        <w:rPr>
          <w:rFonts w:eastAsiaTheme="minorEastAsia"/>
        </w:rPr>
        <w:t xml:space="preserve">Clicking the “Estimate” button opens the “” panel and automatically opens the “Summary” table where estimated detection probability for the </w:t>
      </w:r>
      <w:commentRangeStart w:id="430"/>
      <w:r>
        <w:rPr>
          <w:rFonts w:eastAsiaTheme="minorEastAsia"/>
        </w:rPr>
        <w:t>first size class</w:t>
      </w:r>
      <w:commentRangeEnd w:id="430"/>
      <w:r>
        <w:rPr>
          <w:rStyle w:val="CommentReference"/>
        </w:rPr>
        <w:commentReference w:id="430"/>
      </w:r>
      <w:r>
        <w:rPr>
          <w:rFonts w:eastAsiaTheme="minorEastAsia"/>
        </w:rPr>
        <w:t xml:space="preserve"> are provided (fig 20).</w:t>
      </w:r>
    </w:p>
    <w:p w14:paraId="63922183" w14:textId="77777777" w:rsidR="00CB49E9" w:rsidRDefault="00CB49E9" w:rsidP="00CB49E9">
      <w:pPr>
        <w:pStyle w:val="BodyText"/>
        <w:ind w:firstLine="0"/>
      </w:pPr>
      <w:r>
        <w:rPr>
          <w:noProof/>
        </w:rPr>
        <w:lastRenderedPageBreak/>
        <w:drawing>
          <wp:inline distT="0" distB="0" distL="0" distR="0" wp14:anchorId="78A675B9" wp14:editId="24FF31DF">
            <wp:extent cx="6053455" cy="440245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3455" cy="4402455"/>
                    </a:xfrm>
                    <a:prstGeom prst="rect">
                      <a:avLst/>
                    </a:prstGeom>
                  </pic:spPr>
                </pic:pic>
              </a:graphicData>
            </a:graphic>
          </wp:inline>
        </w:drawing>
      </w:r>
    </w:p>
    <w:p w14:paraId="0D4B2371" w14:textId="13C21928" w:rsidR="00CB49E9" w:rsidRPr="00CB49E9" w:rsidRDefault="00CB49E9" w:rsidP="00CB49E9">
      <w:pPr>
        <w:pStyle w:val="BodyText"/>
        <w:ind w:firstLine="0"/>
        <w:rPr>
          <w:rFonts w:eastAsiaTheme="minorEastAsia"/>
        </w:rPr>
      </w:pPr>
      <w:r w:rsidRPr="00841932">
        <w:rPr>
          <w:rStyle w:val="Figurenumber"/>
        </w:rPr>
        <w:t xml:space="preserve">Figure </w:t>
      </w:r>
      <w:r>
        <w:rPr>
          <w:rStyle w:val="Figurenumber"/>
        </w:rPr>
        <w:t>20</w:t>
      </w:r>
      <w:r w:rsidRPr="00263B14">
        <w:rPr>
          <w:rStyle w:val="Figurenumber"/>
        </w:rPr>
        <w:t>.</w:t>
      </w:r>
      <w:r w:rsidRPr="007E55C0">
        <w:t xml:space="preserve"> </w:t>
      </w:r>
      <w:r>
        <w:t>Summary of detection probability and confidence limits for relevant covariate classes (covariates that were included in the selected carcass persistence or searcher efficiency models</w:t>
      </w:r>
      <w:r w:rsidR="00A535FB">
        <w:t>)</w:t>
      </w:r>
      <w:r>
        <w:t xml:space="preserve"> for the selected size class.</w:t>
      </w:r>
    </w:p>
    <w:p w14:paraId="477F5049" w14:textId="518771DC" w:rsidR="00A168D7" w:rsidRDefault="00CB49E9" w:rsidP="00A168D7">
      <w:pPr>
        <w:pStyle w:val="Heading3"/>
        <w:numPr>
          <w:ilvl w:val="3"/>
          <w:numId w:val="46"/>
        </w:numPr>
        <w:spacing w:line="360" w:lineRule="auto"/>
        <w:rPr>
          <w:rFonts w:eastAsiaTheme="minorEastAsia"/>
        </w:rPr>
      </w:pPr>
      <w:r>
        <w:rPr>
          <w:rFonts w:eastAsiaTheme="minorEastAsia"/>
        </w:rPr>
        <w:t>Figure</w:t>
      </w:r>
    </w:p>
    <w:p w14:paraId="6DA8C447" w14:textId="2F784A44" w:rsidR="00CB49E9" w:rsidRDefault="00CB49E9" w:rsidP="00CB49E9">
      <w:pPr>
        <w:pStyle w:val="BodyText"/>
        <w:rPr>
          <w:rFonts w:eastAsiaTheme="minorEastAsia"/>
        </w:rPr>
      </w:pPr>
      <w:r>
        <w:rPr>
          <w:rFonts w:eastAsiaTheme="minorEastAsia"/>
        </w:rPr>
        <w:t>Selecting the “Figure” tab opens a graphic representation of the data in the “Summary” table for the selected size class (</w:t>
      </w:r>
      <w:r w:rsidRPr="00CB49E9">
        <w:rPr>
          <w:rStyle w:val="figsChar"/>
          <w:rFonts w:eastAsiaTheme="minorEastAsia"/>
        </w:rPr>
        <w:t>fig 21</w:t>
      </w:r>
      <w:r>
        <w:rPr>
          <w:rFonts w:eastAsiaTheme="minorEastAsia"/>
        </w:rPr>
        <w:t>).</w:t>
      </w:r>
    </w:p>
    <w:p w14:paraId="7E7ED30C" w14:textId="0A6E50C3" w:rsidR="00CB49E9" w:rsidRDefault="00A535FB" w:rsidP="00CB49E9">
      <w:pPr>
        <w:pStyle w:val="BodyText"/>
        <w:ind w:firstLine="0"/>
      </w:pPr>
      <w:r>
        <w:rPr>
          <w:noProof/>
        </w:rPr>
        <w:lastRenderedPageBreak/>
        <w:drawing>
          <wp:inline distT="0" distB="0" distL="0" distR="0" wp14:anchorId="451CFE30" wp14:editId="26D7EC0E">
            <wp:extent cx="6053455" cy="45383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3455" cy="4538345"/>
                    </a:xfrm>
                    <a:prstGeom prst="rect">
                      <a:avLst/>
                    </a:prstGeom>
                  </pic:spPr>
                </pic:pic>
              </a:graphicData>
            </a:graphic>
          </wp:inline>
        </w:drawing>
      </w:r>
    </w:p>
    <w:p w14:paraId="728183C3" w14:textId="6D505A76" w:rsidR="00CB49E9" w:rsidRPr="00CB49E9" w:rsidRDefault="00CB49E9" w:rsidP="00CB49E9">
      <w:pPr>
        <w:pStyle w:val="BodyText"/>
        <w:ind w:firstLine="0"/>
      </w:pPr>
      <w:r w:rsidRPr="00841932">
        <w:rPr>
          <w:rStyle w:val="Figurenumber"/>
        </w:rPr>
        <w:t xml:space="preserve">Figure </w:t>
      </w:r>
      <w:r>
        <w:rPr>
          <w:rStyle w:val="Figurenumber"/>
        </w:rPr>
        <w:t>2</w:t>
      </w:r>
      <w:r w:rsidR="00A535FB">
        <w:rPr>
          <w:rStyle w:val="Figurenumber"/>
        </w:rPr>
        <w:t>1</w:t>
      </w:r>
      <w:r w:rsidRPr="00263B14">
        <w:rPr>
          <w:rStyle w:val="Figurenumber"/>
        </w:rPr>
        <w:t>.</w:t>
      </w:r>
      <w:r w:rsidRPr="007E55C0">
        <w:t xml:space="preserve"> </w:t>
      </w:r>
      <w:r w:rsidR="00A535FB">
        <w:t xml:space="preserve">Box plot of estimated detection probability </w:t>
      </w:r>
      <w:r>
        <w:t>for relevant covariate classes (covariates that were included in the selected carcass persistence or searcher efficiency models</w:t>
      </w:r>
      <w:r w:rsidR="00A535FB">
        <w:t>)</w:t>
      </w:r>
      <w:r>
        <w:t xml:space="preserve"> for the selected size class.</w:t>
      </w:r>
      <w:r w:rsidR="00A535FB">
        <w:t xml:space="preserve"> Graphic representation of the data in the “Summary” table.</w:t>
      </w:r>
    </w:p>
    <w:p w14:paraId="5641A817" w14:textId="77777777" w:rsidR="00D87DF8" w:rsidRPr="00D87DF8" w:rsidRDefault="00D87DF8" w:rsidP="00D87DF8">
      <w:pPr>
        <w:pStyle w:val="BodyText"/>
      </w:pPr>
    </w:p>
    <w:bookmarkEnd w:id="75"/>
    <w:bookmarkEnd w:id="76"/>
    <w:p w14:paraId="5FD8D07B" w14:textId="77777777" w:rsidR="00BD3548" w:rsidRPr="00BD3548" w:rsidRDefault="00BD3548" w:rsidP="00BD3548">
      <w:pPr>
        <w:pStyle w:val="BodyText"/>
      </w:pPr>
    </w:p>
    <w:p w14:paraId="7F86D1D6" w14:textId="7FE23BF4" w:rsidR="0070019C" w:rsidRDefault="0070019C" w:rsidP="0055709E">
      <w:pPr>
        <w:pStyle w:val="Heading1"/>
        <w:numPr>
          <w:ilvl w:val="0"/>
          <w:numId w:val="46"/>
        </w:numPr>
        <w:spacing w:line="360" w:lineRule="auto"/>
      </w:pPr>
      <w:bookmarkStart w:id="431" w:name="_Toc515373800"/>
      <w:r>
        <w:t>Worked Examples</w:t>
      </w:r>
      <w:bookmarkEnd w:id="431"/>
    </w:p>
    <w:p w14:paraId="187CD2FF" w14:textId="729DE81A" w:rsidR="0070019C" w:rsidRDefault="0070019C" w:rsidP="002C3D4A">
      <w:pPr>
        <w:pStyle w:val="Heading2"/>
        <w:numPr>
          <w:ilvl w:val="1"/>
          <w:numId w:val="46"/>
        </w:numPr>
      </w:pPr>
      <w:bookmarkStart w:id="432" w:name="_Toc515373801"/>
      <w:r>
        <w:t>Example 1</w:t>
      </w:r>
      <w:bookmarkEnd w:id="432"/>
      <w:r w:rsidR="00EB1747">
        <w:t xml:space="preserve"> – Wind facility, all animals, sampled turbines</w:t>
      </w:r>
    </w:p>
    <w:p w14:paraId="07B73CCF"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50AE36E2" w14:textId="11D46764" w:rsidR="0070019C" w:rsidRDefault="0070019C" w:rsidP="002C3D4A">
      <w:pPr>
        <w:pStyle w:val="Heading2"/>
        <w:numPr>
          <w:ilvl w:val="1"/>
          <w:numId w:val="46"/>
        </w:numPr>
      </w:pPr>
      <w:bookmarkStart w:id="433" w:name="_Toc515373803"/>
      <w:r>
        <w:t>Example 2</w:t>
      </w:r>
      <w:bookmarkEnd w:id="433"/>
      <w:r w:rsidR="00EB1747">
        <w:t xml:space="preserve"> – Wind facility, bats, road and pad surveys of all turbines</w:t>
      </w:r>
    </w:p>
    <w:p w14:paraId="467C665A"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2D6F53E7" w14:textId="77777777" w:rsidR="0070019C" w:rsidRPr="00BD3548" w:rsidRDefault="0070019C" w:rsidP="0070019C">
      <w:pPr>
        <w:pStyle w:val="BodyText"/>
      </w:pPr>
    </w:p>
    <w:p w14:paraId="658911B1" w14:textId="4D36BF35" w:rsidR="00EB1747" w:rsidRDefault="00EB1747" w:rsidP="002C3D4A">
      <w:pPr>
        <w:pStyle w:val="Heading2"/>
        <w:numPr>
          <w:ilvl w:val="1"/>
          <w:numId w:val="46"/>
        </w:numPr>
      </w:pPr>
      <w:r>
        <w:lastRenderedPageBreak/>
        <w:t>Example 3 – Solar photovoltaic facility, all birds</w:t>
      </w:r>
    </w:p>
    <w:p w14:paraId="56788E0A"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1F931D85" w14:textId="48523C8E" w:rsidR="00EB1747" w:rsidRDefault="00EB1747" w:rsidP="002C3D4A">
      <w:pPr>
        <w:pStyle w:val="Heading2"/>
        <w:numPr>
          <w:ilvl w:val="1"/>
          <w:numId w:val="46"/>
        </w:numPr>
      </w:pPr>
      <w:r>
        <w:t>Example 4 – Solar trough facility, all birds</w:t>
      </w:r>
    </w:p>
    <w:p w14:paraId="69E03235"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58F3129D" w14:textId="77777777" w:rsidR="00EB1747" w:rsidRPr="00BD3548" w:rsidRDefault="00EB1747" w:rsidP="00EB1747">
      <w:pPr>
        <w:pStyle w:val="BodyText"/>
      </w:pPr>
    </w:p>
    <w:p w14:paraId="18A234F7" w14:textId="15E9E76F" w:rsidR="00EB1747" w:rsidRDefault="00EB1747" w:rsidP="002C3D4A">
      <w:pPr>
        <w:pStyle w:val="Heading2"/>
        <w:numPr>
          <w:ilvl w:val="1"/>
          <w:numId w:val="46"/>
        </w:numPr>
      </w:pPr>
      <w:r>
        <w:t>Example 5 – Solar power tower facility, all animals</w:t>
      </w:r>
    </w:p>
    <w:p w14:paraId="21D6950C"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4020A490" w14:textId="77777777" w:rsidR="00EB1747" w:rsidRPr="00BD3548" w:rsidRDefault="00EB1747" w:rsidP="00EB1747">
      <w:pPr>
        <w:pStyle w:val="BodyText"/>
      </w:pPr>
    </w:p>
    <w:p w14:paraId="62C2314B" w14:textId="49604A9E" w:rsidR="00A64FE5" w:rsidRDefault="00A64FE5" w:rsidP="0055709E">
      <w:pPr>
        <w:pStyle w:val="Heading1"/>
        <w:numPr>
          <w:ilvl w:val="0"/>
          <w:numId w:val="46"/>
        </w:numPr>
        <w:spacing w:line="360" w:lineRule="auto"/>
      </w:pPr>
      <w:bookmarkStart w:id="434" w:name="_Toc515373805"/>
      <w:r>
        <w:t>Conclusions</w:t>
      </w:r>
      <w:bookmarkEnd w:id="434"/>
    </w:p>
    <w:p w14:paraId="1FDFB876" w14:textId="77777777" w:rsidR="008C6A9E" w:rsidRDefault="008C6A9E" w:rsidP="0055709E">
      <w:pPr>
        <w:pStyle w:val="EquationWhere"/>
        <w:numPr>
          <w:ilvl w:val="2"/>
          <w:numId w:val="46"/>
        </w:numPr>
        <w:tabs>
          <w:tab w:val="clear" w:pos="1080"/>
          <w:tab w:val="clear" w:pos="1800"/>
        </w:tabs>
        <w:rPr>
          <w:rFonts w:eastAsiaTheme="minorEastAsia"/>
        </w:rPr>
      </w:pPr>
      <w:r>
        <w:rPr>
          <w:rFonts w:eastAsiaTheme="minorEastAsia"/>
        </w:rPr>
        <w:t>Text.</w:t>
      </w:r>
    </w:p>
    <w:p w14:paraId="6CCAB204" w14:textId="4F4AB412" w:rsidR="00A64FE5" w:rsidRDefault="00A64FE5" w:rsidP="00A64FE5">
      <w:pPr>
        <w:pStyle w:val="BodyText"/>
        <w:ind w:firstLine="0"/>
      </w:pPr>
    </w:p>
    <w:p w14:paraId="7FEAEAD4" w14:textId="1BF7C857" w:rsidR="00686304" w:rsidRPr="002A6B36" w:rsidRDefault="00686304" w:rsidP="0055709E">
      <w:pPr>
        <w:pStyle w:val="ListParagraph"/>
        <w:numPr>
          <w:ilvl w:val="0"/>
          <w:numId w:val="46"/>
        </w:numPr>
        <w:spacing w:after="200" w:line="276" w:lineRule="auto"/>
        <w:rPr>
          <w:rFonts w:eastAsia="Times New Roman"/>
        </w:rPr>
      </w:pPr>
      <w:r>
        <w:br w:type="page"/>
      </w:r>
    </w:p>
    <w:p w14:paraId="09A0530E" w14:textId="77777777" w:rsidR="002C3D4A" w:rsidRDefault="00687B8C" w:rsidP="002C3D4A">
      <w:pPr>
        <w:pStyle w:val="Heading1"/>
        <w:numPr>
          <w:ilvl w:val="0"/>
          <w:numId w:val="46"/>
        </w:numPr>
        <w:spacing w:line="360" w:lineRule="auto"/>
        <w:rPr>
          <w:rFonts w:eastAsiaTheme="minorEastAsia"/>
        </w:rPr>
      </w:pPr>
      <w:bookmarkStart w:id="435" w:name="_Toc483933364"/>
      <w:bookmarkStart w:id="436" w:name="_Toc515373807"/>
      <w:bookmarkStart w:id="437" w:name="_Toc474138342"/>
      <w:bookmarkStart w:id="438" w:name="_Ref475033965"/>
      <w:bookmarkStart w:id="439" w:name="_Toc483933302"/>
      <w:bookmarkStart w:id="440" w:name="_Toc395595231"/>
      <w:r>
        <w:rPr>
          <w:rFonts w:eastAsiaTheme="minorEastAsia"/>
        </w:rPr>
        <w:lastRenderedPageBreak/>
        <w:t>Acknowledgments</w:t>
      </w:r>
      <w:bookmarkEnd w:id="435"/>
      <w:bookmarkEnd w:id="436"/>
    </w:p>
    <w:p w14:paraId="111F82DC" w14:textId="669F01B9" w:rsidR="00701143" w:rsidRPr="002C3D4A" w:rsidRDefault="009B5175" w:rsidP="002C3D4A">
      <w:pPr>
        <w:pStyle w:val="BodyText"/>
        <w:rPr>
          <w:rFonts w:eastAsiaTheme="minorEastAsia"/>
        </w:rPr>
      </w:pPr>
      <w:r w:rsidRPr="002C3D4A">
        <w:rPr>
          <w:rFonts w:eastAsiaTheme="minorEastAsia"/>
        </w:rPr>
        <w:t xml:space="preserve">We would like to thank the GenEst steering committee for their tireless support of this project: Cris Hein with Bat Conservation International, Taber Allison with American Wind Wildlife Institute, Jerry Roppe with Avangrid Renewables and Dave Cowan with…. Special thanks go to Fränzi Korner Nievergelt of the Swiss Ornithological Institute and Robert Wolpert of Duke University for their contribution to the </w:t>
      </w:r>
      <w:r w:rsidR="008A18A2" w:rsidRPr="002C3D4A">
        <w:rPr>
          <w:rFonts w:eastAsiaTheme="minorEastAsia"/>
        </w:rPr>
        <w:t xml:space="preserve">conceptual </w:t>
      </w:r>
      <w:r w:rsidRPr="002C3D4A">
        <w:rPr>
          <w:rFonts w:eastAsiaTheme="minorEastAsia"/>
        </w:rPr>
        <w:t>development of estimators</w:t>
      </w:r>
      <w:r w:rsidR="008A18A2" w:rsidRPr="002C3D4A">
        <w:rPr>
          <w:rFonts w:eastAsiaTheme="minorEastAsia"/>
        </w:rPr>
        <w:t xml:space="preserve"> and consultations on implementation </w:t>
      </w:r>
      <w:r w:rsidR="00940103" w:rsidRPr="002C3D4A">
        <w:rPr>
          <w:rFonts w:eastAsiaTheme="minorEastAsia"/>
        </w:rPr>
        <w:t xml:space="preserve">of GenEst </w:t>
      </w:r>
      <w:r w:rsidR="008A18A2" w:rsidRPr="002C3D4A">
        <w:rPr>
          <w:rFonts w:eastAsiaTheme="minorEastAsia"/>
        </w:rPr>
        <w:t>throughout our project.</w:t>
      </w:r>
      <w:r w:rsidRPr="002C3D4A">
        <w:rPr>
          <w:rFonts w:eastAsiaTheme="minorEastAsia"/>
        </w:rPr>
        <w:t xml:space="preserve"> We thank [</w:t>
      </w:r>
      <w:r w:rsidR="008A18A2" w:rsidRPr="002C3D4A">
        <w:rPr>
          <w:rFonts w:eastAsiaTheme="minorEastAsia"/>
        </w:rPr>
        <w:t xml:space="preserve">stats </w:t>
      </w:r>
      <w:r w:rsidRPr="002C3D4A">
        <w:rPr>
          <w:rFonts w:eastAsiaTheme="minorEastAsia"/>
        </w:rPr>
        <w:t>beta reviewers] for rigorous evaluation of our statistical approach and [</w:t>
      </w:r>
      <w:r w:rsidR="008A18A2" w:rsidRPr="002C3D4A">
        <w:rPr>
          <w:rFonts w:eastAsiaTheme="minorEastAsia"/>
        </w:rPr>
        <w:t xml:space="preserve">user </w:t>
      </w:r>
      <w:r w:rsidRPr="002C3D4A">
        <w:rPr>
          <w:rFonts w:eastAsiaTheme="minorEastAsia"/>
        </w:rPr>
        <w:t xml:space="preserve">beta reviewers] for </w:t>
      </w:r>
      <w:r w:rsidR="008A18A2" w:rsidRPr="002C3D4A">
        <w:rPr>
          <w:rFonts w:eastAsiaTheme="minorEastAsia"/>
        </w:rPr>
        <w:t xml:space="preserve">critical </w:t>
      </w:r>
      <w:r w:rsidRPr="002C3D4A">
        <w:rPr>
          <w:rFonts w:eastAsiaTheme="minorEastAsia"/>
        </w:rPr>
        <w:t xml:space="preserve">feedback </w:t>
      </w:r>
      <w:r w:rsidR="008A18A2" w:rsidRPr="002C3D4A">
        <w:rPr>
          <w:rFonts w:eastAsiaTheme="minorEastAsia"/>
        </w:rPr>
        <w:t xml:space="preserve">that served </w:t>
      </w:r>
      <w:r w:rsidRPr="002C3D4A">
        <w:rPr>
          <w:rFonts w:eastAsiaTheme="minorEastAsia"/>
        </w:rPr>
        <w:t xml:space="preserve">to make this software and its user guide more user-friendly. </w:t>
      </w:r>
      <w:r w:rsidR="008A18A2" w:rsidRPr="002C3D4A">
        <w:rPr>
          <w:rFonts w:eastAsiaTheme="minorEastAsia"/>
        </w:rPr>
        <w:t>[</w:t>
      </w:r>
      <w:r w:rsidRPr="002C3D4A">
        <w:rPr>
          <w:rFonts w:eastAsiaTheme="minorEastAsia"/>
        </w:rPr>
        <w:t>We are grateful to the many USFWS managers and industry consultants who tested and provided valuable feedback on earlier version of the software.</w:t>
      </w:r>
      <w:r w:rsidR="008A18A2" w:rsidRPr="002C3D4A">
        <w:rPr>
          <w:rFonts w:eastAsiaTheme="minorEastAsia"/>
        </w:rPr>
        <w:t>]</w:t>
      </w:r>
      <w:r w:rsidRPr="002C3D4A">
        <w:rPr>
          <w:rFonts w:eastAsiaTheme="minorEastAsia"/>
        </w:rPr>
        <w:t xml:space="preserve"> Funding for this project was provided by the U.S. Bureau of Land Management, the Ecosystems Mission Area Wildlife Program of the U.S. Geological Survey, the U.S. Department of Energy</w:t>
      </w:r>
      <w:r w:rsidR="008A18A2" w:rsidRPr="002C3D4A">
        <w:rPr>
          <w:rFonts w:eastAsiaTheme="minorEastAsia"/>
        </w:rPr>
        <w:t>, WEST Inc. LLC</w:t>
      </w:r>
      <w:r w:rsidRPr="002C3D4A">
        <w:rPr>
          <w:rFonts w:eastAsiaTheme="minorEastAsia"/>
        </w:rPr>
        <w:t xml:space="preserve"> and Avangrid Renewables.</w:t>
      </w:r>
      <w:r w:rsidRPr="002C3D4A" w:rsidDel="009B5175">
        <w:rPr>
          <w:rFonts w:eastAsiaTheme="minorEastAsia"/>
        </w:rPr>
        <w:t xml:space="preserve"> </w:t>
      </w:r>
      <w:bookmarkStart w:id="441" w:name="_Toc515373808"/>
      <w:bookmarkStart w:id="442" w:name="_Toc483933365"/>
      <w:r w:rsidR="00701143" w:rsidRPr="002C3D4A">
        <w:rPr>
          <w:rFonts w:eastAsiaTheme="minorEastAsia"/>
        </w:rPr>
        <w:t>About the Authors</w:t>
      </w:r>
      <w:r w:rsidR="008D5D42" w:rsidRPr="002C3D4A">
        <w:rPr>
          <w:rFonts w:eastAsiaTheme="minorEastAsia"/>
        </w:rPr>
        <w:t xml:space="preserve"> and C</w:t>
      </w:r>
      <w:r w:rsidR="00400BBA" w:rsidRPr="002C3D4A">
        <w:rPr>
          <w:rFonts w:eastAsiaTheme="minorEastAsia"/>
        </w:rPr>
        <w:t>ollaborators</w:t>
      </w:r>
      <w:bookmarkEnd w:id="441"/>
    </w:p>
    <w:p w14:paraId="7D10F475" w14:textId="2025BE46" w:rsidR="009E5659" w:rsidRDefault="00701143" w:rsidP="002C3D4A">
      <w:pPr>
        <w:pStyle w:val="BodyText"/>
      </w:pPr>
      <w:r w:rsidRPr="008A18A2">
        <w:t xml:space="preserve">Numerous </w:t>
      </w:r>
      <w:r w:rsidR="00AD119C">
        <w:t>mortality</w:t>
      </w:r>
      <w:r w:rsidRPr="008A18A2">
        <w:t xml:space="preserve"> estimators have been developed to estimate fatalities of birds and bats at wind energy facilities, but failure to meet their inherent assumptions can lead to radically different estimates of </w:t>
      </w:r>
      <w:r w:rsidR="00AD119C">
        <w:t>mortality</w:t>
      </w:r>
      <w:r w:rsidRPr="008A18A2">
        <w:t xml:space="preserve">, resulting in confusion and poor inferential capacity. </w:t>
      </w:r>
      <w:r>
        <w:t xml:space="preserve">The </w:t>
      </w:r>
      <w:r w:rsidRPr="008A18A2">
        <w:t xml:space="preserve">statisticians who developed </w:t>
      </w:r>
      <w:r w:rsidR="00400BBA">
        <w:t xml:space="preserve">and/or collaborated on GenEst </w:t>
      </w:r>
      <w:r>
        <w:t xml:space="preserve">are the authors of </w:t>
      </w:r>
      <w:r w:rsidRPr="008A18A2">
        <w:t>several of the estimators in current use</w:t>
      </w:r>
      <w:r w:rsidR="008D5D42">
        <w:t xml:space="preserve"> [cite estimators]. </w:t>
      </w:r>
      <w:r>
        <w:t>Recognizing the</w:t>
      </w:r>
      <w:r w:rsidR="009E5659">
        <w:t xml:space="preserve"> commonalities and differences among our </w:t>
      </w:r>
      <w:r>
        <w:t>a</w:t>
      </w:r>
      <w:r w:rsidR="009E5659">
        <w:t>pproaches</w:t>
      </w:r>
      <w:r w:rsidR="00940103">
        <w:t xml:space="preserve"> [cite Wolpert]</w:t>
      </w:r>
      <w:r w:rsidR="009E5659">
        <w:t xml:space="preserve">, we realized they </w:t>
      </w:r>
      <w:r>
        <w:t xml:space="preserve">could </w:t>
      </w:r>
      <w:r w:rsidR="009E5659">
        <w:t>(</w:t>
      </w:r>
      <w:r>
        <w:t>and should</w:t>
      </w:r>
      <w:r w:rsidR="009E5659">
        <w:t>)</w:t>
      </w:r>
      <w:r>
        <w:t xml:space="preserve"> </w:t>
      </w:r>
      <w:r w:rsidR="009E5659">
        <w:t xml:space="preserve">all </w:t>
      </w:r>
      <w:r>
        <w:t xml:space="preserve">be incorporated </w:t>
      </w:r>
      <w:r w:rsidR="009E5659">
        <w:t xml:space="preserve">under a </w:t>
      </w:r>
      <w:r>
        <w:t xml:space="preserve">single </w:t>
      </w:r>
      <w:r w:rsidR="009E5659">
        <w:t xml:space="preserve">umbrella </w:t>
      </w:r>
      <w:r>
        <w:t xml:space="preserve">approach. </w:t>
      </w:r>
      <w:r w:rsidR="009E5659">
        <w:t xml:space="preserve">The result is </w:t>
      </w:r>
      <w:r>
        <w:t>GenEst, or the Generalized Estimator (GenEst). It</w:t>
      </w:r>
      <w:r w:rsidR="00940103">
        <w:t xml:space="preserve"> i</w:t>
      </w:r>
      <w:r>
        <w:t xml:space="preserve">s “generalized” statistically and also in its application – it is generalized to apply to </w:t>
      </w:r>
      <w:r w:rsidR="009E5659">
        <w:t xml:space="preserve">monitoring fatalities at </w:t>
      </w:r>
      <w:r>
        <w:t>solar</w:t>
      </w:r>
      <w:r w:rsidR="009E5659">
        <w:t>-</w:t>
      </w:r>
      <w:r>
        <w:t xml:space="preserve"> </w:t>
      </w:r>
      <w:r w:rsidR="009E5659">
        <w:t xml:space="preserve">and </w:t>
      </w:r>
      <w:r>
        <w:t>wind</w:t>
      </w:r>
      <w:r w:rsidR="009E5659">
        <w:t xml:space="preserve">-energy facilities, but can apply to </w:t>
      </w:r>
      <w:r>
        <w:t>many other situations</w:t>
      </w:r>
      <w:r w:rsidR="009E5659">
        <w:t xml:space="preserve">, e.g., </w:t>
      </w:r>
      <w:r>
        <w:t xml:space="preserve">fisheries by-catch, power lines, oil spills, etc. The general approach we’ve taken doesn’t change with any of these. </w:t>
      </w:r>
      <w:r w:rsidRPr="008A18A2">
        <w:t>GenEst allows the user to evaluate assumptions regarding input parameters and select the approach that best reflects the situation and data.</w:t>
      </w:r>
    </w:p>
    <w:p w14:paraId="4631ABDA" w14:textId="77777777" w:rsidR="009E5659" w:rsidRDefault="009E5659" w:rsidP="002C3D4A">
      <w:pPr>
        <w:pStyle w:val="BodyText"/>
      </w:pPr>
      <w:r>
        <w:t>Juniper Simonis is …</w:t>
      </w:r>
    </w:p>
    <w:p w14:paraId="48DFC150" w14:textId="54B75927" w:rsidR="00701143" w:rsidRDefault="009E5659" w:rsidP="002C3D4A">
      <w:pPr>
        <w:pStyle w:val="BodyText"/>
      </w:pPr>
      <w:r>
        <w:t xml:space="preserve">Dan Dalthorp is a statistician with the U.S. Geological Survey. He is author of the Evidence of Absence software and the Triggering OFR as well as several journal articles on estimation of mortality at </w:t>
      </w:r>
      <w:r w:rsidR="00CA15ED">
        <w:t>renewable-energy facilit</w:t>
      </w:r>
      <w:r>
        <w:t>ies.</w:t>
      </w:r>
    </w:p>
    <w:p w14:paraId="51E410FD" w14:textId="610841A1" w:rsidR="009E5659" w:rsidRDefault="009E5659" w:rsidP="002C3D4A">
      <w:pPr>
        <w:pStyle w:val="BodyText"/>
      </w:pPr>
      <w:r>
        <w:t xml:space="preserve">Manuela Huso is a research statistician with the U.S. Geological Survey. She is coauthor of the Evidence of Absence software and the Triggering OFR as well as several journal articles on estimation of mortality at </w:t>
      </w:r>
      <w:r w:rsidR="00CA15ED">
        <w:t>renewable-energy facilit</w:t>
      </w:r>
      <w:r>
        <w:t>ies.</w:t>
      </w:r>
    </w:p>
    <w:p w14:paraId="7A600D1D" w14:textId="1553A9C5" w:rsidR="009E5659" w:rsidRDefault="00400BBA" w:rsidP="002C3D4A">
      <w:pPr>
        <w:pStyle w:val="BodyText"/>
      </w:pPr>
      <w:r>
        <w:t>Lisa Madsen is…</w:t>
      </w:r>
    </w:p>
    <w:p w14:paraId="45A49DF8" w14:textId="11A1999E" w:rsidR="00400BBA" w:rsidRDefault="00400BBA" w:rsidP="002C3D4A">
      <w:pPr>
        <w:pStyle w:val="BodyText"/>
      </w:pPr>
      <w:r>
        <w:t>Paul Rabie is…</w:t>
      </w:r>
    </w:p>
    <w:p w14:paraId="7F8EEB4E" w14:textId="5AA9BC41" w:rsidR="00400BBA" w:rsidRDefault="00400BBA" w:rsidP="002C3D4A">
      <w:pPr>
        <w:pStyle w:val="BodyText"/>
      </w:pPr>
      <w:r>
        <w:t>Jared Studyvin is…</w:t>
      </w:r>
    </w:p>
    <w:p w14:paraId="0E82F3CA" w14:textId="412E717B" w:rsidR="00400BBA" w:rsidRDefault="00400BBA" w:rsidP="002C3D4A">
      <w:pPr>
        <w:pStyle w:val="BodyText"/>
      </w:pPr>
      <w:r>
        <w:t>Robert Wolpert is…</w:t>
      </w:r>
    </w:p>
    <w:p w14:paraId="7132FA26" w14:textId="77777777" w:rsidR="00400BBA" w:rsidRDefault="00400BBA" w:rsidP="002C3D4A">
      <w:pPr>
        <w:pStyle w:val="BodyText"/>
      </w:pPr>
      <w:r>
        <w:t>Fränzi Korner-Nievergelt is…</w:t>
      </w:r>
    </w:p>
    <w:p w14:paraId="4F99BF17" w14:textId="7708A0DD" w:rsidR="00701143" w:rsidRPr="00701143" w:rsidRDefault="00701143" w:rsidP="0055709E">
      <w:pPr>
        <w:pStyle w:val="BodyText"/>
        <w:rPr>
          <w:rFonts w:eastAsiaTheme="minorEastAsia"/>
        </w:rPr>
      </w:pPr>
    </w:p>
    <w:p w14:paraId="05EA3B94" w14:textId="77777777" w:rsidR="00687B8C" w:rsidRDefault="00687B8C" w:rsidP="0055709E">
      <w:pPr>
        <w:pStyle w:val="Heading1"/>
        <w:numPr>
          <w:ilvl w:val="0"/>
          <w:numId w:val="46"/>
        </w:numPr>
        <w:spacing w:line="360" w:lineRule="auto"/>
        <w:rPr>
          <w:rFonts w:eastAsiaTheme="minorEastAsia"/>
        </w:rPr>
      </w:pPr>
      <w:bookmarkStart w:id="443" w:name="_Toc515373809"/>
      <w:r>
        <w:rPr>
          <w:rFonts w:eastAsiaTheme="minorEastAsia"/>
        </w:rPr>
        <w:t>References Cited</w:t>
      </w:r>
      <w:bookmarkEnd w:id="442"/>
      <w:bookmarkEnd w:id="443"/>
    </w:p>
    <w:p w14:paraId="67EE4713" w14:textId="54E597AC" w:rsidR="000F1808" w:rsidRDefault="000F1808" w:rsidP="002C3D4A">
      <w:pPr>
        <w:pStyle w:val="Reference"/>
        <w:ind w:left="720" w:firstLine="0"/>
        <w:rPr>
          <w:rFonts w:eastAsiaTheme="minorEastAsia"/>
        </w:rPr>
      </w:pPr>
      <w:bookmarkStart w:id="444" w:name="_Hlk506825082"/>
      <w:r w:rsidRPr="000F1808">
        <w:rPr>
          <w:rFonts w:eastAsiaTheme="minorEastAsia"/>
        </w:rPr>
        <w:t>Chang</w:t>
      </w:r>
      <w:r>
        <w:rPr>
          <w:rFonts w:eastAsiaTheme="minorEastAsia"/>
        </w:rPr>
        <w:t>, W.,</w:t>
      </w:r>
      <w:r w:rsidRPr="000F1808">
        <w:rPr>
          <w:rFonts w:eastAsiaTheme="minorEastAsia"/>
        </w:rPr>
        <w:t xml:space="preserve"> Cheng</w:t>
      </w:r>
      <w:r>
        <w:rPr>
          <w:rFonts w:eastAsiaTheme="minorEastAsia"/>
        </w:rPr>
        <w:t>, J.,</w:t>
      </w:r>
      <w:r w:rsidRPr="000F1808">
        <w:rPr>
          <w:rFonts w:eastAsiaTheme="minorEastAsia"/>
        </w:rPr>
        <w:t xml:space="preserve"> Allaire</w:t>
      </w:r>
      <w:r>
        <w:rPr>
          <w:rFonts w:eastAsiaTheme="minorEastAsia"/>
        </w:rPr>
        <w:t>, J.J.,</w:t>
      </w:r>
      <w:r w:rsidRPr="000F1808">
        <w:rPr>
          <w:rFonts w:eastAsiaTheme="minorEastAsia"/>
        </w:rPr>
        <w:t xml:space="preserve"> Xie</w:t>
      </w:r>
      <w:r>
        <w:rPr>
          <w:rFonts w:eastAsiaTheme="minorEastAsia"/>
        </w:rPr>
        <w:t xml:space="preserve">, Y., </w:t>
      </w:r>
      <w:r w:rsidRPr="000F1808">
        <w:rPr>
          <w:rFonts w:eastAsiaTheme="minorEastAsia"/>
        </w:rPr>
        <w:t>and McPherson</w:t>
      </w:r>
      <w:r>
        <w:rPr>
          <w:rFonts w:eastAsiaTheme="minorEastAsia"/>
        </w:rPr>
        <w:t xml:space="preserve">, J., 2017, shiny: web application framework for R, version 1.0.5, </w:t>
      </w:r>
      <w:hyperlink r:id="rId35" w:history="1">
        <w:r w:rsidRPr="00353DC5">
          <w:rPr>
            <w:rStyle w:val="Hyperlink"/>
            <w:rFonts w:eastAsiaTheme="minorEastAsia"/>
          </w:rPr>
          <w:t>https://CRAN.R-project.org/package=shiny</w:t>
        </w:r>
      </w:hyperlink>
      <w:r>
        <w:rPr>
          <w:rFonts w:eastAsiaTheme="minorEastAsia"/>
        </w:rPr>
        <w:t xml:space="preserve">. </w:t>
      </w:r>
    </w:p>
    <w:p w14:paraId="36C49760" w14:textId="59A69D52" w:rsidR="00687B8C" w:rsidRDefault="00687B8C" w:rsidP="002C3D4A">
      <w:pPr>
        <w:pStyle w:val="Reference"/>
        <w:ind w:left="720" w:firstLine="0"/>
        <w:rPr>
          <w:rFonts w:eastAsiaTheme="minorEastAsia"/>
        </w:rPr>
      </w:pPr>
      <w:r w:rsidRPr="006E4DA8">
        <w:rPr>
          <w:rFonts w:eastAsiaTheme="minorEastAsia"/>
        </w:rPr>
        <w:t>R Core Team</w:t>
      </w:r>
      <w:r>
        <w:rPr>
          <w:rFonts w:eastAsiaTheme="minorEastAsia"/>
        </w:rPr>
        <w:t xml:space="preserve">, </w:t>
      </w:r>
      <w:r w:rsidRPr="006E4DA8">
        <w:rPr>
          <w:rFonts w:eastAsiaTheme="minorEastAsia"/>
        </w:rPr>
        <w:t>201</w:t>
      </w:r>
      <w:r w:rsidR="00686304">
        <w:rPr>
          <w:rFonts w:eastAsiaTheme="minorEastAsia"/>
        </w:rPr>
        <w:t>7</w:t>
      </w:r>
      <w:r>
        <w:rPr>
          <w:rFonts w:eastAsiaTheme="minorEastAsia"/>
        </w:rPr>
        <w:t>,</w:t>
      </w:r>
      <w:r w:rsidRPr="006E4DA8">
        <w:rPr>
          <w:rFonts w:eastAsiaTheme="minorEastAsia"/>
        </w:rPr>
        <w:t xml:space="preserve"> R: A language and environment for statistical computing</w:t>
      </w:r>
      <w:r w:rsidR="00686304">
        <w:rPr>
          <w:rFonts w:eastAsiaTheme="minorEastAsia"/>
        </w:rPr>
        <w:t>, v</w:t>
      </w:r>
      <w:r w:rsidR="00686304" w:rsidRPr="00686304">
        <w:rPr>
          <w:rFonts w:eastAsiaTheme="minorEastAsia"/>
        </w:rPr>
        <w:t>3.4.3</w:t>
      </w:r>
      <w:r w:rsidR="00AA36C5">
        <w:rPr>
          <w:rFonts w:eastAsiaTheme="minorEastAsia"/>
        </w:rPr>
        <w:t>:</w:t>
      </w:r>
      <w:r w:rsidRPr="006E4DA8">
        <w:rPr>
          <w:rFonts w:eastAsiaTheme="minorEastAsia"/>
        </w:rPr>
        <w:t xml:space="preserve"> R Foundation for Statistical Computing, Vienna, Austria</w:t>
      </w:r>
      <w:r w:rsidR="00AA36C5">
        <w:rPr>
          <w:rFonts w:eastAsiaTheme="minorEastAsia"/>
        </w:rPr>
        <w:t>,</w:t>
      </w:r>
      <w:hyperlink r:id="rId36" w:history="1">
        <w:r w:rsidRPr="00AA36C5">
          <w:rPr>
            <w:rStyle w:val="Hyperlink"/>
            <w:rFonts w:eastAsiaTheme="minorEastAsia"/>
          </w:rPr>
          <w:t xml:space="preserve"> https://www.R-project.org/</w:t>
        </w:r>
      </w:hyperlink>
      <w:r w:rsidRPr="006E4DA8">
        <w:rPr>
          <w:rFonts w:eastAsiaTheme="minorEastAsia"/>
        </w:rPr>
        <w:t>.</w:t>
      </w:r>
    </w:p>
    <w:p w14:paraId="090F3BE9" w14:textId="77777777" w:rsidR="000F1808" w:rsidRDefault="000F1808" w:rsidP="00687B8C">
      <w:pPr>
        <w:pStyle w:val="Reference"/>
        <w:rPr>
          <w:rFonts w:eastAsiaTheme="minorEastAsia"/>
        </w:rPr>
      </w:pPr>
    </w:p>
    <w:p w14:paraId="6917BC12" w14:textId="13B38824" w:rsidR="00DB52EF" w:rsidRDefault="00007F6E" w:rsidP="002C3D4A">
      <w:pPr>
        <w:pStyle w:val="Heading1"/>
        <w:numPr>
          <w:ilvl w:val="0"/>
          <w:numId w:val="55"/>
        </w:numPr>
        <w:spacing w:line="360" w:lineRule="auto"/>
      </w:pPr>
      <w:bookmarkStart w:id="445" w:name="_Toc515373810"/>
      <w:bookmarkEnd w:id="444"/>
      <w:r>
        <w:lastRenderedPageBreak/>
        <w:t xml:space="preserve">Appendix A. </w:t>
      </w:r>
      <w:bookmarkEnd w:id="437"/>
      <w:bookmarkEnd w:id="438"/>
      <w:bookmarkEnd w:id="439"/>
      <w:r w:rsidR="00836815">
        <w:t>Input File Formats</w:t>
      </w:r>
      <w:bookmarkEnd w:id="445"/>
    </w:p>
    <w:p w14:paraId="597CC879" w14:textId="556D59AA" w:rsidR="00AF7108" w:rsidRDefault="00A06C5F" w:rsidP="00A06C5F">
      <w:pPr>
        <w:pStyle w:val="BodyText"/>
      </w:pPr>
      <w:r>
        <w:t>This appendix details the formats of the input files for the GenEst. In general, naming of columns and factor levels should be consistent across files. We will illustrate with an example dataset, available in GenEst\inst\extdata\wind_RPbat.</w:t>
      </w:r>
    </w:p>
    <w:p w14:paraId="73EFA63C" w14:textId="00B5A84C" w:rsidR="00D63AF5" w:rsidRDefault="00836815" w:rsidP="002C3D4A">
      <w:pPr>
        <w:pStyle w:val="Heading2"/>
        <w:numPr>
          <w:ilvl w:val="1"/>
          <w:numId w:val="55"/>
        </w:numPr>
      </w:pPr>
      <w:bookmarkStart w:id="446" w:name="_Toc515373811"/>
      <w:bookmarkEnd w:id="440"/>
      <w:r>
        <w:t>Search Efficiency</w:t>
      </w:r>
      <w:bookmarkEnd w:id="446"/>
    </w:p>
    <w:p w14:paraId="7BF4DF97" w14:textId="77777777" w:rsidR="00A06C5F" w:rsidRDefault="00A06C5F" w:rsidP="00A06C5F">
      <w:pPr>
        <w:pStyle w:val="BodyText"/>
        <w:rPr>
          <w:rFonts w:eastAsiaTheme="minorHAnsi"/>
        </w:rPr>
      </w:pPr>
      <w:r>
        <w:t xml:space="preserve">Results of the SE field trials are stored in the </w:t>
      </w:r>
      <w:r>
        <w:rPr>
          <w:rStyle w:val="VerbatimChar"/>
          <w:rFonts w:cstheme="minorBidi"/>
        </w:rPr>
        <w:t>SE_RPbat.csv</w:t>
      </w:r>
      <w:r>
        <w:t xml:space="preserve"> file.</w:t>
      </w:r>
    </w:p>
    <w:p w14:paraId="7C32A614" w14:textId="4BF3A649" w:rsidR="00A06C5F" w:rsidRPr="00A06C5F" w:rsidRDefault="00A06C5F" w:rsidP="00A06C5F">
      <w:pPr>
        <w:pStyle w:val="SourceCode"/>
        <w:rPr>
          <w:lang w:val="nl-BE"/>
        </w:rPr>
      </w:pPr>
      <w:r w:rsidRPr="00A06C5F">
        <w:rPr>
          <w:rStyle w:val="VerbatimChar"/>
          <w:rFonts w:cstheme="minorBidi"/>
          <w:lang w:val="nl-BE"/>
        </w:rPr>
        <w:t>## pkID Season s1 s2 s3 s4 s5</w:t>
      </w:r>
      <w:r w:rsidRPr="00A06C5F">
        <w:rPr>
          <w:lang w:val="nl-BE"/>
        </w:rPr>
        <w:br/>
      </w:r>
      <w:r w:rsidRPr="00A06C5F">
        <w:rPr>
          <w:rStyle w:val="VerbatimChar"/>
          <w:rFonts w:cstheme="minorBidi"/>
          <w:lang w:val="nl-BE"/>
        </w:rPr>
        <w:t>##  pk1 spring  1 NA NA NA NA</w:t>
      </w:r>
      <w:r w:rsidRPr="00A06C5F">
        <w:rPr>
          <w:lang w:val="nl-BE"/>
        </w:rPr>
        <w:br/>
      </w:r>
      <w:r w:rsidRPr="00A06C5F">
        <w:rPr>
          <w:rStyle w:val="VerbatimChar"/>
          <w:rFonts w:cstheme="minorBidi"/>
          <w:lang w:val="nl-BE"/>
        </w:rPr>
        <w:t>##  pk2 spring  0 NA NA NA NA</w:t>
      </w:r>
      <w:r w:rsidRPr="00A06C5F">
        <w:rPr>
          <w:lang w:val="nl-BE"/>
        </w:rPr>
        <w:br/>
      </w:r>
      <w:r w:rsidRPr="00A06C5F">
        <w:rPr>
          <w:rStyle w:val="VerbatimChar"/>
          <w:rFonts w:cstheme="minorBidi"/>
          <w:lang w:val="nl-BE"/>
        </w:rPr>
        <w:t>##  pk3 spring  1 NA NA NA NA</w:t>
      </w:r>
    </w:p>
    <w:p w14:paraId="3E1A41C8" w14:textId="77777777" w:rsidR="00A06C5F" w:rsidRDefault="00A06C5F" w:rsidP="00A06C5F">
      <w:pPr>
        <w:pStyle w:val="BodyText"/>
        <w:ind w:firstLine="0"/>
      </w:pPr>
      <w:r>
        <w:t>Required columns:</w:t>
      </w:r>
    </w:p>
    <w:p w14:paraId="105A5A85" w14:textId="5A70AF85" w:rsidR="00A06C5F" w:rsidRDefault="00A06C5F" w:rsidP="00A06C5F">
      <w:pPr>
        <w:pStyle w:val="BodyText"/>
        <w:numPr>
          <w:ilvl w:val="0"/>
          <w:numId w:val="57"/>
        </w:numPr>
      </w:pPr>
      <w:r>
        <w:t xml:space="preserve">Columns representing the ith attempted search for each carcass. Column names should start with </w:t>
      </w:r>
      <w:r>
        <w:rPr>
          <w:rStyle w:val="VerbatimChar"/>
          <w:rFonts w:cstheme="minorBidi"/>
        </w:rPr>
        <w:t>s</w:t>
      </w:r>
      <w:r>
        <w:t xml:space="preserve"> or </w:t>
      </w:r>
      <w:r>
        <w:rPr>
          <w:rStyle w:val="VerbatimChar"/>
          <w:rFonts w:cstheme="minorBidi"/>
        </w:rPr>
        <w:t>S</w:t>
      </w:r>
      <w:r>
        <w:t xml:space="preserve"> and end with a digit, such as </w:t>
      </w:r>
      <w:r>
        <w:rPr>
          <w:rStyle w:val="VerbatimChar"/>
          <w:rFonts w:cstheme="minorBidi"/>
        </w:rPr>
        <w:t>s1</w:t>
      </w:r>
      <w:r>
        <w:t xml:space="preserve"> or </w:t>
      </w:r>
      <w:r>
        <w:rPr>
          <w:rStyle w:val="VerbatimChar"/>
          <w:rFonts w:cstheme="minorBidi"/>
        </w:rPr>
        <w:t>Search1</w:t>
      </w:r>
      <w:r>
        <w:t xml:space="preserve">. Values must be 1 when a carcass was detected, and NA once a carcass is no longer present. Entries such as 0 for not found, or other character strings such as </w:t>
      </w:r>
      <w:r>
        <w:rPr>
          <w:rStyle w:val="VerbatimChar"/>
          <w:rFonts w:cstheme="minorBidi"/>
        </w:rPr>
        <w:t>NS</w:t>
      </w:r>
      <w:r>
        <w:t xml:space="preserve"> indicating Not Searched are also acceptable.</w:t>
      </w:r>
    </w:p>
    <w:p w14:paraId="754F5104" w14:textId="77777777" w:rsidR="00A06C5F" w:rsidRDefault="00A06C5F" w:rsidP="00A06C5F">
      <w:pPr>
        <w:pStyle w:val="BodyText"/>
      </w:pPr>
      <w:r>
        <w:t>In this example, searcher efficiency trials were conducted on roads and pads, with a total of 60 fresh carcasses placed in the field over the course of the entire monitoring period, evenly divided among seasons (spring, summer, fall). Carcasses that were later discovered by search teams during the course of normal carcass surveys were removed from the field. Carcasses were left in the field for up to 5 searches after carcass placement.</w:t>
      </w:r>
    </w:p>
    <w:p w14:paraId="7EE40933" w14:textId="77777777" w:rsidR="00A06C5F" w:rsidRDefault="00A06C5F" w:rsidP="00A06C5F">
      <w:pPr>
        <w:pStyle w:val="BodyText"/>
      </w:pPr>
      <w:r>
        <w:t xml:space="preserve">Columns </w:t>
      </w:r>
      <w:r>
        <w:rPr>
          <w:rStyle w:val="VerbatimChar"/>
          <w:rFonts w:cstheme="minorBidi"/>
        </w:rPr>
        <w:t>s1, s2,</w:t>
      </w:r>
      <w:r>
        <w:t xml:space="preserve"> … show the fate of carcass </w:t>
      </w:r>
      <w:r>
        <w:rPr>
          <w:rStyle w:val="VerbatimChar"/>
          <w:rFonts w:cstheme="minorBidi"/>
        </w:rPr>
        <w:t>pkID</w:t>
      </w:r>
      <w:r>
        <w:t xml:space="preserve"> on the 1st, 2nd, … searches after the carcass was placed. A 1 indicates that the carcass was discovered, a 0 indicates that the carcass was present but not discovered, and NA indicates that the carcass was not present (whether it was discovered in a previous search or removed by scavengers).</w:t>
      </w:r>
    </w:p>
    <w:p w14:paraId="469B353A" w14:textId="5B7A6766" w:rsidR="00836815" w:rsidRDefault="00836815" w:rsidP="00A06C5F">
      <w:pPr>
        <w:pStyle w:val="BodyText"/>
      </w:pPr>
    </w:p>
    <w:p w14:paraId="64DF852B" w14:textId="3E562EFB" w:rsidR="00836815" w:rsidRDefault="00836815" w:rsidP="00AD119C">
      <w:pPr>
        <w:pStyle w:val="Heading2"/>
        <w:numPr>
          <w:ilvl w:val="1"/>
          <w:numId w:val="55"/>
        </w:numPr>
      </w:pPr>
      <w:bookmarkStart w:id="447" w:name="_Toc515373812"/>
      <w:r>
        <w:t>Carcass Persistence</w:t>
      </w:r>
      <w:bookmarkEnd w:id="447"/>
    </w:p>
    <w:p w14:paraId="54D664DA" w14:textId="77777777" w:rsidR="00A06C5F" w:rsidRDefault="00A06C5F" w:rsidP="00A06C5F">
      <w:pPr>
        <w:pStyle w:val="BodyText"/>
        <w:ind w:firstLine="0"/>
        <w:rPr>
          <w:rFonts w:eastAsiaTheme="minorHAnsi"/>
        </w:rPr>
      </w:pPr>
      <w:r>
        <w:t xml:space="preserve">Results of the CP field trials are stored in the </w:t>
      </w:r>
      <w:r>
        <w:rPr>
          <w:rStyle w:val="VerbatimChar"/>
          <w:rFonts w:cstheme="minorBidi"/>
        </w:rPr>
        <w:t>CP_RPbat.csv</w:t>
      </w:r>
      <w:r>
        <w:t xml:space="preserve"> file.</w:t>
      </w:r>
    </w:p>
    <w:p w14:paraId="3FE7DBCF" w14:textId="0819619F" w:rsidR="00A06C5F" w:rsidRDefault="00A06C5F" w:rsidP="00A06C5F">
      <w:pPr>
        <w:pStyle w:val="BodyText"/>
        <w:ind w:firstLine="0"/>
      </w:pPr>
      <w:r>
        <w:rPr>
          <w:rStyle w:val="VerbatimChar"/>
          <w:rFonts w:cstheme="minorBidi"/>
        </w:rPr>
        <w:t>## cpID Season  Left Right</w:t>
      </w:r>
      <w:r>
        <w:br/>
      </w:r>
      <w:r>
        <w:rPr>
          <w:rStyle w:val="VerbatimChar"/>
          <w:rFonts w:cstheme="minorBidi"/>
        </w:rPr>
        <w:t>##  cp1 spring 10.03 14.09</w:t>
      </w:r>
      <w:r>
        <w:br/>
      </w:r>
      <w:r>
        <w:rPr>
          <w:rStyle w:val="VerbatimChar"/>
          <w:rFonts w:cstheme="minorBidi"/>
        </w:rPr>
        <w:t>##  cp2 spring  3.98  7.05</w:t>
      </w:r>
      <w:r>
        <w:br/>
      </w:r>
      <w:r>
        <w:rPr>
          <w:rStyle w:val="VerbatimChar"/>
          <w:rFonts w:cstheme="minorBidi"/>
        </w:rPr>
        <w:t>##  cp3 spring 20.95 28.05</w:t>
      </w:r>
    </w:p>
    <w:p w14:paraId="3F3062BC" w14:textId="77777777" w:rsidR="00A06C5F" w:rsidRDefault="00A06C5F" w:rsidP="00A06C5F">
      <w:pPr>
        <w:pStyle w:val="BodyText"/>
        <w:ind w:firstLine="0"/>
      </w:pPr>
    </w:p>
    <w:p w14:paraId="3CE85B28" w14:textId="77777777" w:rsidR="00A06C5F" w:rsidRDefault="00A06C5F" w:rsidP="00A06C5F">
      <w:pPr>
        <w:pStyle w:val="BodyText"/>
        <w:ind w:firstLine="0"/>
      </w:pPr>
      <w:r>
        <w:t>Required columns:</w:t>
      </w:r>
    </w:p>
    <w:p w14:paraId="0AA94863" w14:textId="77777777" w:rsidR="00A06C5F" w:rsidRDefault="00A06C5F" w:rsidP="00A06C5F">
      <w:pPr>
        <w:pStyle w:val="BodyText"/>
        <w:numPr>
          <w:ilvl w:val="0"/>
          <w:numId w:val="58"/>
        </w:numPr>
      </w:pPr>
      <w:r>
        <w:t xml:space="preserve">A column containing Left: a numeric value from 0 to the value of </w:t>
      </w:r>
      <w:r w:rsidRPr="00A06C5F">
        <w:rPr>
          <w:rStyle w:val="VerbatimChar"/>
          <w:rFonts w:cstheme="minorBidi"/>
        </w:rPr>
        <w:t>Right</w:t>
      </w:r>
      <w:r>
        <w:t>.</w:t>
      </w:r>
    </w:p>
    <w:p w14:paraId="7FB61846" w14:textId="1B4AB065" w:rsidR="00A06C5F" w:rsidRDefault="00A06C5F" w:rsidP="00A06C5F">
      <w:pPr>
        <w:pStyle w:val="BodyText"/>
        <w:numPr>
          <w:ilvl w:val="0"/>
          <w:numId w:val="58"/>
        </w:numPr>
      </w:pPr>
      <w:r>
        <w:t xml:space="preserve">A column containing Right: a numeric value from the value of </w:t>
      </w:r>
      <w:r w:rsidRPr="00A06C5F">
        <w:rPr>
          <w:rStyle w:val="VerbatimChar"/>
          <w:rFonts w:cstheme="minorBidi"/>
        </w:rPr>
        <w:t>Left</w:t>
      </w:r>
      <w:r>
        <w:t xml:space="preserve"> to </w:t>
      </w:r>
      <w:r w:rsidRPr="00A06C5F">
        <w:rPr>
          <w:rStyle w:val="VerbatimChar"/>
          <w:rFonts w:cstheme="minorBidi"/>
        </w:rPr>
        <w:t>Inf</w:t>
      </w:r>
      <w:r>
        <w:t>.</w:t>
      </w:r>
    </w:p>
    <w:p w14:paraId="1B5DCF89" w14:textId="77777777" w:rsidR="00A06C5F" w:rsidRDefault="00A06C5F" w:rsidP="00A06C5F">
      <w:pPr>
        <w:pStyle w:val="BodyText"/>
        <w:ind w:firstLine="0"/>
      </w:pPr>
    </w:p>
    <w:p w14:paraId="07CE3EB4" w14:textId="77777777" w:rsidR="00A06C5F" w:rsidRDefault="00A06C5F" w:rsidP="00A06C5F">
      <w:pPr>
        <w:pStyle w:val="BodyText"/>
      </w:pPr>
      <w:r>
        <w:t>In our example, carcass persistence trials were conducted on roads and pads. A total of 60 fresh carcasses were placed in the field over the course of the entire monitoring period, evenly divided among seasons (spring, summer, fall). Carcasses were checked (approximately) 1, 2, 3, 4, 7, 10, 14, 21, and 28 days after placement in the field (exact times were entered as decimal fractions of days after placement).</w:t>
      </w:r>
    </w:p>
    <w:p w14:paraId="0E4829E1" w14:textId="77777777" w:rsidR="00A06C5F" w:rsidRDefault="00A06C5F" w:rsidP="00A06C5F">
      <w:pPr>
        <w:pStyle w:val="BodyText"/>
      </w:pPr>
      <w:r>
        <w:t xml:space="preserve">Exact scavenging times are not known, but a carcass that was present at one check and absent at the next check is assumed to have been scavenged at some point in the interval. The left </w:t>
      </w:r>
      <w:r>
        <w:lastRenderedPageBreak/>
        <w:t xml:space="preserve">endpoint of the interval is entered as </w:t>
      </w:r>
      <w:r>
        <w:rPr>
          <w:rStyle w:val="VerbatimChar"/>
          <w:rFonts w:cstheme="minorBidi"/>
        </w:rPr>
        <w:t>Left</w:t>
      </w:r>
      <w:r>
        <w:t xml:space="preserve"> and the right endpoint as </w:t>
      </w:r>
      <w:r>
        <w:rPr>
          <w:rStyle w:val="VerbatimChar"/>
          <w:rFonts w:cstheme="minorBidi"/>
        </w:rPr>
        <w:t>Right</w:t>
      </w:r>
      <w:r>
        <w:t xml:space="preserve">. For carcasses not scavenged by the end of the study, </w:t>
      </w:r>
      <w:r>
        <w:rPr>
          <w:rStyle w:val="VerbatimChar"/>
          <w:rFonts w:cstheme="minorBidi"/>
        </w:rPr>
        <w:t>Left</w:t>
      </w:r>
      <w:r>
        <w:t xml:space="preserve"> is the time of the last check and </w:t>
      </w:r>
      <w:r>
        <w:rPr>
          <w:rStyle w:val="VerbatimChar"/>
          <w:rFonts w:cstheme="minorBidi"/>
        </w:rPr>
        <w:t>Right</w:t>
      </w:r>
      <w:r>
        <w:t xml:space="preserve"> is </w:t>
      </w:r>
      <w:r>
        <w:rPr>
          <w:rStyle w:val="VerbatimChar"/>
          <w:rFonts w:cstheme="minorBidi"/>
        </w:rPr>
        <w:t>Inf</w:t>
      </w:r>
      <w:r>
        <w:t xml:space="preserve">. For carcasses whose scavenging time is known exactly (e.g., the scavenging was recorded by camera), </w:t>
      </w:r>
      <w:r>
        <w:rPr>
          <w:rStyle w:val="VerbatimChar"/>
          <w:rFonts w:cstheme="minorBidi"/>
        </w:rPr>
        <w:t>Left = Right</w:t>
      </w:r>
      <w:r>
        <w:t>.</w:t>
      </w:r>
    </w:p>
    <w:p w14:paraId="01DD8AE7" w14:textId="017B4FD8" w:rsidR="00836815" w:rsidRDefault="00A06C5F" w:rsidP="00A06C5F">
      <w:pPr>
        <w:pStyle w:val="BodyText"/>
      </w:pPr>
      <w:r>
        <w:t xml:space="preserve">A </w:t>
      </w:r>
      <w:r>
        <w:rPr>
          <w:rStyle w:val="VerbatimChar"/>
          <w:rFonts w:cstheme="minorBidi"/>
        </w:rPr>
        <w:t>Season</w:t>
      </w:r>
      <w:r>
        <w:t xml:space="preserve"> column was used to note the season at the time the carcass was placed in the field.</w:t>
      </w:r>
    </w:p>
    <w:p w14:paraId="100CE060" w14:textId="0B551D37" w:rsidR="00836815" w:rsidRDefault="00836815" w:rsidP="00AD119C">
      <w:pPr>
        <w:pStyle w:val="Heading2"/>
        <w:numPr>
          <w:ilvl w:val="1"/>
          <w:numId w:val="55"/>
        </w:numPr>
      </w:pPr>
      <w:bookmarkStart w:id="448" w:name="_Toc515373813"/>
      <w:r>
        <w:t>Search Schedule</w:t>
      </w:r>
      <w:bookmarkEnd w:id="448"/>
    </w:p>
    <w:p w14:paraId="25871321" w14:textId="77777777" w:rsidR="00A06C5F" w:rsidRDefault="00A06C5F" w:rsidP="00A06C5F">
      <w:pPr>
        <w:pStyle w:val="BodyText"/>
      </w:pPr>
      <w:r>
        <w:t xml:space="preserve">The example search schedule is stored in the </w:t>
      </w:r>
      <w:r>
        <w:rPr>
          <w:rStyle w:val="VerbatimChar"/>
          <w:rFonts w:cstheme="minorBidi"/>
        </w:rPr>
        <w:t>SS_RPbat.csv</w:t>
      </w:r>
      <w:r>
        <w:t xml:space="preserve"> file. The output here has been truncated at 10 columns, whereas there are 100 turbine columns total.</w:t>
      </w:r>
    </w:p>
    <w:p w14:paraId="00F6EF05" w14:textId="77777777" w:rsidR="00A06C5F" w:rsidRDefault="00A06C5F" w:rsidP="00A06C5F">
      <w:pPr>
        <w:pStyle w:val="BodyText"/>
        <w:rPr>
          <w:rFonts w:eastAsiaTheme="minorHAnsi"/>
        </w:rPr>
      </w:pPr>
    </w:p>
    <w:p w14:paraId="49F5A723" w14:textId="2EC61A97" w:rsidR="00A06C5F" w:rsidRPr="00A06C5F" w:rsidRDefault="00A06C5F" w:rsidP="00A06C5F">
      <w:pPr>
        <w:pStyle w:val="SourceCode"/>
        <w:rPr>
          <w:lang w:val="fr-FR"/>
        </w:rPr>
      </w:pPr>
      <w:r w:rsidRPr="00A06C5F">
        <w:rPr>
          <w:rStyle w:val="VerbatimChar"/>
          <w:rFonts w:cstheme="minorBidi"/>
          <w:lang w:val="fr-FR"/>
        </w:rPr>
        <w:t>## SearchDate Season t1 t2 t3 t4 t5 t6 t7 t8</w:t>
      </w:r>
      <w:r w:rsidRPr="00A06C5F">
        <w:rPr>
          <w:lang w:val="fr-FR"/>
        </w:rPr>
        <w:br/>
      </w:r>
      <w:r w:rsidRPr="00A06C5F">
        <w:rPr>
          <w:rStyle w:val="VerbatimChar"/>
          <w:rFonts w:cstheme="minorBidi"/>
          <w:lang w:val="fr-FR"/>
        </w:rPr>
        <w:t>## 1955-04-15 spring  1  1  1  1  1  1  1  1</w:t>
      </w:r>
      <w:r w:rsidRPr="00A06C5F">
        <w:rPr>
          <w:lang w:val="fr-FR"/>
        </w:rPr>
        <w:br/>
      </w:r>
      <w:r w:rsidRPr="00A06C5F">
        <w:rPr>
          <w:rStyle w:val="VerbatimChar"/>
          <w:rFonts w:cstheme="minorBidi"/>
          <w:lang w:val="fr-FR"/>
        </w:rPr>
        <w:t>## 1955-04-18 spring  1  0  0  0  1  0  0  0</w:t>
      </w:r>
      <w:r w:rsidRPr="00A06C5F">
        <w:rPr>
          <w:lang w:val="fr-FR"/>
        </w:rPr>
        <w:br/>
      </w:r>
      <w:r w:rsidRPr="00A06C5F">
        <w:rPr>
          <w:rStyle w:val="VerbatimChar"/>
          <w:rFonts w:cstheme="minorBidi"/>
          <w:lang w:val="fr-FR"/>
        </w:rPr>
        <w:t>## 1955-04-21 spring  0  1  0  0  0  1  0  0</w:t>
      </w:r>
    </w:p>
    <w:p w14:paraId="7019D4DC" w14:textId="77777777" w:rsidR="00A06C5F" w:rsidRDefault="00A06C5F" w:rsidP="00A06C5F">
      <w:pPr>
        <w:pStyle w:val="BodyText"/>
        <w:ind w:firstLine="0"/>
      </w:pPr>
      <w:r>
        <w:t>Required Columns:</w:t>
      </w:r>
    </w:p>
    <w:p w14:paraId="49B1A720" w14:textId="77777777" w:rsidR="00A06C5F" w:rsidRDefault="00A06C5F" w:rsidP="00A06C5F">
      <w:pPr>
        <w:pStyle w:val="BodyText"/>
        <w:numPr>
          <w:ilvl w:val="0"/>
          <w:numId w:val="59"/>
        </w:numPr>
      </w:pPr>
      <w:r>
        <w:t>A column for search date. Format should be “%Y-%m-%d CDT”, or “%Y/%m/%d CDT” (time zone optional).</w:t>
      </w:r>
    </w:p>
    <w:p w14:paraId="0DEA7A30" w14:textId="3F655D6D" w:rsidR="00A06C5F" w:rsidRDefault="00A06C5F" w:rsidP="00A06C5F">
      <w:pPr>
        <w:pStyle w:val="BodyText"/>
        <w:numPr>
          <w:ilvl w:val="0"/>
          <w:numId w:val="59"/>
        </w:numPr>
      </w:pPr>
      <w:r>
        <w:t>A column for each search unit. Values of either 1 or 0, indicating whether the unit (column) was searched or not on the given date (row).</w:t>
      </w:r>
    </w:p>
    <w:p w14:paraId="2EBE0088" w14:textId="77777777" w:rsidR="00A06C5F" w:rsidRDefault="00A06C5F" w:rsidP="00A06C5F">
      <w:pPr>
        <w:pStyle w:val="BodyText"/>
        <w:ind w:firstLine="0"/>
      </w:pPr>
    </w:p>
    <w:p w14:paraId="7C6148DA" w14:textId="775E3C15" w:rsidR="00836815" w:rsidRDefault="00A06C5F" w:rsidP="00A06C5F">
      <w:pPr>
        <w:pStyle w:val="BodyText"/>
      </w:pPr>
      <w:r>
        <w:t>For this example carcass searches were conducted on roads and pads within a 120 m radius from all 100 turbines at our fictitious wind power facility. Monitoring began on 1955-04-15 and continued through 1955-11-01. Searches spanned 3 seasons: spring, summer, fall. Search intervals varied by turbine and by time of year, ranging from daily searches at some turbines in the fall and searches once every 12 days in the spring at some other turbines. Search schedules for all turbines are stored in SS_RPbat.csv, with a column for search dates (including all dates that any turbine was searched), a column of 0s and 1s for each turbine, indicating whether it was searched on the given date, and zero or more optional columns giving additional information about the date (e.g., season).</w:t>
      </w:r>
    </w:p>
    <w:p w14:paraId="557889D1" w14:textId="5B4E8C23" w:rsidR="00836815" w:rsidRDefault="00836815" w:rsidP="00AD119C">
      <w:pPr>
        <w:pStyle w:val="Heading2"/>
        <w:numPr>
          <w:ilvl w:val="1"/>
          <w:numId w:val="55"/>
        </w:numPr>
      </w:pPr>
      <w:bookmarkStart w:id="449" w:name="_Toc515373814"/>
      <w:r>
        <w:t>Carcass Observations</w:t>
      </w:r>
      <w:bookmarkEnd w:id="449"/>
    </w:p>
    <w:p w14:paraId="3300C088" w14:textId="77777777" w:rsidR="00A06C5F" w:rsidRDefault="00A06C5F" w:rsidP="00A06C5F">
      <w:pPr>
        <w:pStyle w:val="BodyText"/>
      </w:pPr>
      <w:r>
        <w:t xml:space="preserve">The example carcass observations are stored in the </w:t>
      </w:r>
      <w:r>
        <w:rPr>
          <w:rStyle w:val="VerbatimChar"/>
          <w:rFonts w:cstheme="minorBidi"/>
        </w:rPr>
        <w:t>CO_RPbat.csv</w:t>
      </w:r>
      <w:r>
        <w:t xml:space="preserve"> file.</w:t>
      </w:r>
    </w:p>
    <w:p w14:paraId="1D686F7F" w14:textId="77777777" w:rsidR="00A06C5F" w:rsidRDefault="00A06C5F" w:rsidP="00A06C5F">
      <w:pPr>
        <w:pStyle w:val="BodyText"/>
        <w:rPr>
          <w:rFonts w:eastAsiaTheme="minorHAnsi"/>
        </w:rPr>
      </w:pPr>
    </w:p>
    <w:p w14:paraId="3EE6F481" w14:textId="109E24D9" w:rsidR="00A06C5F" w:rsidRPr="00A06C5F" w:rsidRDefault="00A06C5F" w:rsidP="00A06C5F">
      <w:pPr>
        <w:pStyle w:val="SourceCode"/>
        <w:rPr>
          <w:lang w:val="fr-FR"/>
        </w:rPr>
      </w:pPr>
      <w:r w:rsidRPr="00A06C5F">
        <w:rPr>
          <w:rStyle w:val="VerbatimChar"/>
          <w:rFonts w:cstheme="minorBidi"/>
          <w:lang w:val="fr-FR"/>
        </w:rPr>
        <w:t>##  carcID Turbine TurbineType  DateFound Species SpeciesGroup Distance</w:t>
      </w:r>
      <w:r w:rsidRPr="00A06C5F">
        <w:rPr>
          <w:lang w:val="fr-FR"/>
        </w:rPr>
        <w:br/>
      </w:r>
      <w:r w:rsidRPr="00A06C5F">
        <w:rPr>
          <w:rStyle w:val="VerbatimChar"/>
          <w:rFonts w:cstheme="minorBidi"/>
          <w:lang w:val="fr-FR"/>
        </w:rPr>
        <w:t>##    x315      t8           X 1955-04-27      BC         bat1     16.2</w:t>
      </w:r>
      <w:r w:rsidRPr="00A06C5F">
        <w:rPr>
          <w:lang w:val="fr-FR"/>
        </w:rPr>
        <w:br/>
      </w:r>
      <w:r w:rsidRPr="00A06C5F">
        <w:rPr>
          <w:rStyle w:val="VerbatimChar"/>
          <w:rFonts w:cstheme="minorBidi"/>
          <w:lang w:val="fr-FR"/>
        </w:rPr>
        <w:t>##    x382     t57           Z 1955-04-30      BC         bat1     10.6</w:t>
      </w:r>
      <w:r w:rsidRPr="00A06C5F">
        <w:rPr>
          <w:lang w:val="fr-FR"/>
        </w:rPr>
        <w:br/>
      </w:r>
      <w:r w:rsidRPr="00A06C5F">
        <w:rPr>
          <w:rStyle w:val="VerbatimChar"/>
          <w:rFonts w:cstheme="minorBidi"/>
          <w:lang w:val="fr-FR"/>
        </w:rPr>
        <w:t>##    x431     t72           Z 1955-05-03      BA         bat1      8.4</w:t>
      </w:r>
      <w:r w:rsidRPr="00A06C5F">
        <w:rPr>
          <w:lang w:val="fr-FR"/>
        </w:rPr>
        <w:br/>
      </w:r>
      <w:r w:rsidRPr="00A06C5F">
        <w:rPr>
          <w:rStyle w:val="VerbatimChar"/>
          <w:rFonts w:cstheme="minorBidi"/>
          <w:lang w:val="fr-FR"/>
        </w:rPr>
        <w:t>##    x496     t44           Y 1955-05-03      BC         bat1      3.3</w:t>
      </w:r>
      <w:r w:rsidRPr="00A06C5F">
        <w:rPr>
          <w:lang w:val="fr-FR"/>
        </w:rPr>
        <w:br/>
      </w:r>
      <w:r w:rsidRPr="00A06C5F">
        <w:rPr>
          <w:rStyle w:val="VerbatimChar"/>
          <w:rFonts w:cstheme="minorBidi"/>
          <w:lang w:val="fr-FR"/>
        </w:rPr>
        <w:t>##    x537     t43           Y 1955-05-06      BC         bat1     13.8</w:t>
      </w:r>
      <w:r w:rsidRPr="00A06C5F">
        <w:rPr>
          <w:lang w:val="fr-FR"/>
        </w:rPr>
        <w:br/>
      </w:r>
      <w:r w:rsidRPr="00A06C5F">
        <w:rPr>
          <w:rStyle w:val="VerbatimChar"/>
          <w:rFonts w:cstheme="minorBidi"/>
          <w:lang w:val="fr-FR"/>
        </w:rPr>
        <w:t>##    x651     t79           Z 1955-05-06      BB         bat1     26.4</w:t>
      </w:r>
    </w:p>
    <w:p w14:paraId="3D3EBD33" w14:textId="77777777" w:rsidR="00A06C5F" w:rsidRDefault="00A06C5F" w:rsidP="00A06C5F">
      <w:pPr>
        <w:pStyle w:val="BodyText"/>
      </w:pPr>
      <w:r>
        <w:t>Required columns:</w:t>
      </w:r>
    </w:p>
    <w:p w14:paraId="0C12DC72" w14:textId="77777777" w:rsidR="00A06C5F" w:rsidRDefault="00A06C5F" w:rsidP="00A06C5F">
      <w:pPr>
        <w:pStyle w:val="BodyText"/>
        <w:numPr>
          <w:ilvl w:val="0"/>
          <w:numId w:val="60"/>
        </w:numPr>
      </w:pPr>
      <w:r>
        <w:t>A search unit names column: This column must have the same name as the column holding search units in DWP. Additionally, levels of search units used in this column need to be valid column names within the search schedule.</w:t>
      </w:r>
    </w:p>
    <w:p w14:paraId="65122994" w14:textId="4A9FA754" w:rsidR="00A06C5F" w:rsidRDefault="00A06C5F" w:rsidP="00A06C5F">
      <w:pPr>
        <w:pStyle w:val="BodyText"/>
        <w:numPr>
          <w:ilvl w:val="0"/>
          <w:numId w:val="60"/>
        </w:numPr>
      </w:pPr>
      <w:r>
        <w:t>A column for date found: Column for date on which a carcass was observed. Format should be “%Y-%m-%d CDT”, or “%Y/%m/%d CDT” (time zone optional).</w:t>
      </w:r>
    </w:p>
    <w:p w14:paraId="0C4C0081" w14:textId="04D20EED" w:rsidR="00836815" w:rsidRPr="001C1CFB" w:rsidRDefault="00A06C5F" w:rsidP="00A06C5F">
      <w:pPr>
        <w:pStyle w:val="BodyText"/>
      </w:pPr>
      <w:r>
        <w:lastRenderedPageBreak/>
        <w:t>In our simulated example, 264 carcasses were observed, representing 4 species of bats. Optional columns were added noting unique carcass ID, species, species group, distance from the turbine, and the type or status of the turbine. These optional covariates can be used to create summaries of interest (called splits), once mortality has been estimated at the site.</w:t>
      </w:r>
    </w:p>
    <w:p w14:paraId="595FB87B" w14:textId="0E2EFD4C" w:rsidR="00836815" w:rsidRDefault="00836815" w:rsidP="00AD119C">
      <w:pPr>
        <w:pStyle w:val="BodyText"/>
        <w:ind w:left="720" w:firstLine="0"/>
      </w:pPr>
    </w:p>
    <w:p w14:paraId="3CBA40A8" w14:textId="7DB89553" w:rsidR="00CC6CEA" w:rsidRDefault="00CC6CEA" w:rsidP="002C3D4A">
      <w:pPr>
        <w:pStyle w:val="Heading1"/>
        <w:numPr>
          <w:ilvl w:val="0"/>
          <w:numId w:val="55"/>
        </w:numPr>
        <w:spacing w:line="360" w:lineRule="auto"/>
      </w:pPr>
      <w:bookmarkStart w:id="450" w:name="_Toc515373815"/>
      <w:r>
        <w:t>Appendix B. Analytical Details</w:t>
      </w:r>
      <w:bookmarkEnd w:id="450"/>
    </w:p>
    <w:p w14:paraId="38585FB0" w14:textId="379F6EC7" w:rsidR="00CC6CEA" w:rsidRDefault="00CC6CEA" w:rsidP="00AD119C">
      <w:pPr>
        <w:pStyle w:val="BodyText"/>
        <w:ind w:firstLine="0"/>
      </w:pPr>
      <w:r>
        <w:t>This appendix provides additional information regarding the analyses underlying the GenEst software.</w:t>
      </w:r>
    </w:p>
    <w:p w14:paraId="315BBAE8" w14:textId="77777777" w:rsidR="00CC6CEA" w:rsidRDefault="00CC6CEA" w:rsidP="00AD119C">
      <w:pPr>
        <w:pStyle w:val="BodyText"/>
      </w:pPr>
    </w:p>
    <w:p w14:paraId="271E1333" w14:textId="6F630DA7" w:rsidR="00CC6CEA" w:rsidRDefault="00CC6CEA" w:rsidP="00AD119C">
      <w:pPr>
        <w:pStyle w:val="Heading2"/>
        <w:numPr>
          <w:ilvl w:val="1"/>
          <w:numId w:val="55"/>
        </w:numPr>
      </w:pPr>
      <w:bookmarkStart w:id="451" w:name="_Toc515373816"/>
      <w:r>
        <w:t>Search Efficiency</w:t>
      </w:r>
      <w:bookmarkEnd w:id="451"/>
    </w:p>
    <w:p w14:paraId="47D358DA" w14:textId="77777777" w:rsidR="00CC6CEA" w:rsidRDefault="00CC6CEA" w:rsidP="002C3D4A">
      <w:pPr>
        <w:pStyle w:val="BodyText"/>
        <w:numPr>
          <w:ilvl w:val="2"/>
          <w:numId w:val="55"/>
        </w:numPr>
        <w:rPr>
          <w:rFonts w:eastAsiaTheme="minorEastAsia"/>
        </w:rPr>
      </w:pPr>
      <w:r>
        <w:rPr>
          <w:rFonts w:eastAsiaTheme="minorEastAsia"/>
        </w:rPr>
        <w:t>With text!</w:t>
      </w:r>
    </w:p>
    <w:p w14:paraId="12048E6C" w14:textId="77777777" w:rsidR="00CC6CEA" w:rsidRDefault="00CC6CEA" w:rsidP="00AD119C">
      <w:pPr>
        <w:pStyle w:val="BodyText"/>
        <w:ind w:left="720" w:firstLine="0"/>
      </w:pPr>
    </w:p>
    <w:p w14:paraId="53D875F0" w14:textId="460FB1EF" w:rsidR="00CC6CEA" w:rsidRDefault="00CC6CEA" w:rsidP="00AD119C">
      <w:pPr>
        <w:pStyle w:val="Heading2"/>
        <w:numPr>
          <w:ilvl w:val="1"/>
          <w:numId w:val="55"/>
        </w:numPr>
      </w:pPr>
      <w:bookmarkStart w:id="452" w:name="_Toc515373817"/>
      <w:r>
        <w:t>Carcass Persistence</w:t>
      </w:r>
      <w:bookmarkEnd w:id="452"/>
    </w:p>
    <w:p w14:paraId="32315493" w14:textId="77777777" w:rsidR="00CC6CEA" w:rsidRPr="001C1CFB" w:rsidRDefault="00CC6CEA" w:rsidP="002C3D4A">
      <w:pPr>
        <w:pStyle w:val="BodyText"/>
        <w:numPr>
          <w:ilvl w:val="2"/>
          <w:numId w:val="55"/>
        </w:numPr>
      </w:pPr>
      <w:r>
        <w:rPr>
          <w:rFonts w:eastAsiaTheme="minorEastAsia"/>
        </w:rPr>
        <w:t>With text!</w:t>
      </w:r>
    </w:p>
    <w:p w14:paraId="298663D2" w14:textId="77777777" w:rsidR="00CC6CEA" w:rsidRDefault="00CC6CEA" w:rsidP="00AD119C">
      <w:pPr>
        <w:pStyle w:val="BodyText"/>
        <w:ind w:left="720" w:firstLine="0"/>
      </w:pPr>
    </w:p>
    <w:p w14:paraId="23B02FA8" w14:textId="6329F7D0" w:rsidR="00CC6CEA" w:rsidRDefault="00CC6CEA" w:rsidP="00AD119C">
      <w:pPr>
        <w:pStyle w:val="Heading2"/>
        <w:numPr>
          <w:ilvl w:val="1"/>
          <w:numId w:val="55"/>
        </w:numPr>
      </w:pPr>
      <w:bookmarkStart w:id="453" w:name="_Toc515373818"/>
      <w:r>
        <w:t>Search Schedule</w:t>
      </w:r>
      <w:bookmarkEnd w:id="453"/>
    </w:p>
    <w:p w14:paraId="3920F4A2" w14:textId="77777777" w:rsidR="00CC6CEA" w:rsidRPr="001C1CFB" w:rsidRDefault="00CC6CEA" w:rsidP="002C3D4A">
      <w:pPr>
        <w:pStyle w:val="BodyText"/>
        <w:numPr>
          <w:ilvl w:val="2"/>
          <w:numId w:val="55"/>
        </w:numPr>
      </w:pPr>
      <w:r>
        <w:rPr>
          <w:rFonts w:eastAsiaTheme="minorEastAsia"/>
        </w:rPr>
        <w:t>With text!</w:t>
      </w:r>
    </w:p>
    <w:p w14:paraId="4055B1F5" w14:textId="77777777" w:rsidR="00CC6CEA" w:rsidRDefault="00CC6CEA" w:rsidP="00AD119C">
      <w:pPr>
        <w:pStyle w:val="BodyText"/>
        <w:ind w:left="720" w:firstLine="0"/>
      </w:pPr>
    </w:p>
    <w:p w14:paraId="3298EC4E" w14:textId="5C14C62B" w:rsidR="00CC6CEA" w:rsidRDefault="00CC6CEA" w:rsidP="00AD119C">
      <w:pPr>
        <w:pStyle w:val="Heading2"/>
        <w:numPr>
          <w:ilvl w:val="1"/>
          <w:numId w:val="55"/>
        </w:numPr>
      </w:pPr>
      <w:bookmarkStart w:id="454" w:name="_Toc515373819"/>
      <w:r>
        <w:t>Carcass Observations</w:t>
      </w:r>
      <w:bookmarkEnd w:id="454"/>
    </w:p>
    <w:p w14:paraId="2FAE402F" w14:textId="77777777" w:rsidR="00CC6CEA" w:rsidRPr="001C1CFB" w:rsidRDefault="00CC6CEA" w:rsidP="002C3D4A">
      <w:pPr>
        <w:pStyle w:val="BodyText"/>
        <w:numPr>
          <w:ilvl w:val="2"/>
          <w:numId w:val="55"/>
        </w:numPr>
      </w:pPr>
      <w:r>
        <w:rPr>
          <w:rFonts w:eastAsiaTheme="minorEastAsia"/>
        </w:rPr>
        <w:t>With text!</w:t>
      </w:r>
    </w:p>
    <w:p w14:paraId="62573109" w14:textId="77777777" w:rsidR="00400BBA" w:rsidRDefault="00400BBA" w:rsidP="00AD119C">
      <w:pPr>
        <w:pStyle w:val="BodyText"/>
        <w:ind w:left="720" w:firstLine="0"/>
      </w:pPr>
    </w:p>
    <w:p w14:paraId="2F514523" w14:textId="77777777" w:rsidR="00400BBA" w:rsidRDefault="00400BBA" w:rsidP="00CC6CEA">
      <w:pPr>
        <w:pStyle w:val="BodyText"/>
        <w:ind w:firstLine="0"/>
      </w:pPr>
    </w:p>
    <w:p w14:paraId="5CF6FEAE" w14:textId="45E5776E" w:rsidR="00C472E5" w:rsidRPr="00C472E5" w:rsidRDefault="00400BBA" w:rsidP="00AD119C">
      <w:pPr>
        <w:pStyle w:val="EndNoteBibliography"/>
        <w:ind w:left="720"/>
      </w:pPr>
      <w:r>
        <w:fldChar w:fldCharType="begin"/>
      </w:r>
      <w:r>
        <w:instrText xml:space="preserve"> ADDIN EN.REFLIST </w:instrText>
      </w:r>
      <w:r>
        <w:fldChar w:fldCharType="separate"/>
      </w:r>
      <w:r w:rsidR="00C472E5" w:rsidRPr="00C472E5">
        <w:t xml:space="preserve">Dalthorp, D. H., J. Simonis, L. Madsen, P. Rabie, J. Stuydevant, F. Korner-Nievergelt, R. Bispo, R. Wolpert, and M. M. P. Huso. 2018. Generalized Estimator of </w:t>
      </w:r>
      <w:r w:rsidR="00AD119C">
        <w:t>Mortality</w:t>
      </w:r>
      <w:r w:rsidR="00C472E5" w:rsidRPr="00C472E5">
        <w:t xml:space="preserve"> (v1.0) software user guide. USGS Data Series XXXX. USGS, Corvallis, OR.</w:t>
      </w:r>
    </w:p>
    <w:p w14:paraId="3BB80B53" w14:textId="4CAB26A9" w:rsidR="00CC6CEA" w:rsidRPr="001C1CFB" w:rsidRDefault="00400BBA" w:rsidP="00CC6CEA">
      <w:pPr>
        <w:pStyle w:val="BodyText"/>
        <w:ind w:firstLine="0"/>
      </w:pPr>
      <w:r>
        <w:fldChar w:fldCharType="end"/>
      </w:r>
    </w:p>
    <w:sectPr w:rsidR="00CC6CEA" w:rsidRPr="001C1CFB" w:rsidSect="004B5D7D">
      <w:footerReference w:type="default" r:id="rId37"/>
      <w:pgSz w:w="12240" w:h="15840"/>
      <w:pgMar w:top="1325" w:right="1267" w:bottom="864"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MHuso" w:date="2018-06-16T12:37:00Z" w:initials="MMH">
    <w:p w14:paraId="2C0E0F0C" w14:textId="4184351A" w:rsidR="00D34767" w:rsidRDefault="00D34767">
      <w:pPr>
        <w:pStyle w:val="CommentText"/>
      </w:pPr>
      <w:r>
        <w:rPr>
          <w:rStyle w:val="CommentReference"/>
        </w:rPr>
        <w:annotationRef/>
      </w:r>
      <w:r>
        <w:t>Lifted from DS1055. Needs editing for GenEst</w:t>
      </w:r>
    </w:p>
  </w:comment>
  <w:comment w:id="9" w:author="MHuso" w:date="2018-06-16T12:37:00Z" w:initials="MMH">
    <w:p w14:paraId="02450FE7" w14:textId="78C60F88" w:rsidR="00D34767" w:rsidRDefault="00D34767">
      <w:pPr>
        <w:pStyle w:val="CommentText"/>
      </w:pPr>
      <w:r>
        <w:rPr>
          <w:rStyle w:val="CommentReference"/>
        </w:rPr>
        <w:annotationRef/>
      </w:r>
      <w:r>
        <w:t>Lifted from DS1055. Needs editing for GenEst</w:t>
      </w:r>
    </w:p>
  </w:comment>
  <w:comment w:id="32" w:author="MHuso" w:date="2018-06-16T12:37:00Z" w:initials="MMH">
    <w:p w14:paraId="777DAD7A" w14:textId="35AD03F7" w:rsidR="00D34767" w:rsidRDefault="00D34767">
      <w:pPr>
        <w:pStyle w:val="CommentText"/>
      </w:pPr>
      <w:r>
        <w:rPr>
          <w:rStyle w:val="CommentReference"/>
        </w:rPr>
        <w:annotationRef/>
      </w:r>
      <w:r>
        <w:t>Where do I find Paul’s table?</w:t>
      </w:r>
    </w:p>
  </w:comment>
  <w:comment w:id="33" w:author="Dalthorp, Daniel" w:date="2018-06-16T12:37:00Z" w:initials="DD">
    <w:p w14:paraId="74F7C69A" w14:textId="4C6045B2" w:rsidR="00D34767" w:rsidRDefault="00D34767">
      <w:pPr>
        <w:pStyle w:val="CommentText"/>
      </w:pPr>
      <w:r>
        <w:rPr>
          <w:rStyle w:val="CommentReference"/>
        </w:rPr>
        <w:annotationRef/>
      </w:r>
      <w:r>
        <w:t>Google docs?</w:t>
      </w:r>
    </w:p>
  </w:comment>
  <w:comment w:id="36" w:author="Dalthorp, Daniel" w:date="2018-06-16T12:37:00Z" w:initials="DD">
    <w:p w14:paraId="6AEFC26C" w14:textId="3560CDCD" w:rsidR="00D34767" w:rsidRDefault="00D34767">
      <w:pPr>
        <w:pStyle w:val="CommentText"/>
      </w:pPr>
      <w:r>
        <w:rPr>
          <w:rStyle w:val="CommentReference"/>
        </w:rPr>
        <w:annotationRef/>
      </w:r>
      <w:r>
        <w:t xml:space="preserve">This will not work for users who do not have Rtools up and running. Sometimes that is easy to do. Other times (like for me at both home and work), it can be difficult and frustrating. </w:t>
      </w:r>
    </w:p>
  </w:comment>
  <w:comment w:id="48" w:author="MHuso" w:date="2018-06-16T12:37:00Z" w:initials="MMH">
    <w:p w14:paraId="5EB2C6E8" w14:textId="5923D72C" w:rsidR="00D34767" w:rsidRDefault="00D34767">
      <w:pPr>
        <w:pStyle w:val="CommentText"/>
      </w:pPr>
      <w:r>
        <w:rPr>
          <w:rStyle w:val="CommentReference"/>
        </w:rPr>
        <w:annotationRef/>
      </w:r>
      <w:r>
        <w:t xml:space="preserve">Nice table </w:t>
      </w:r>
      <w:r>
        <w:sym w:font="Wingdings" w:char="F04A"/>
      </w:r>
    </w:p>
  </w:comment>
  <w:comment w:id="79" w:author="Dalthorp, Daniel" w:date="2018-06-16T12:37:00Z" w:initials="DD">
    <w:p w14:paraId="166003B2" w14:textId="053BA396" w:rsidR="00440834" w:rsidRDefault="00440834">
      <w:pPr>
        <w:pStyle w:val="CommentText"/>
      </w:pPr>
      <w:r>
        <w:rPr>
          <w:rStyle w:val="CommentReference"/>
        </w:rPr>
        <w:annotationRef/>
      </w:r>
      <w:r>
        <w:t>unclear</w:t>
      </w:r>
    </w:p>
  </w:comment>
  <w:comment w:id="125" w:author="Dalthorp, Daniel" w:date="2018-06-16T12:37:00Z" w:initials="DD">
    <w:p w14:paraId="26AB71A3" w14:textId="14D276DD" w:rsidR="00C12796" w:rsidRDefault="00C12796">
      <w:pPr>
        <w:pStyle w:val="CommentText"/>
      </w:pPr>
      <w:r>
        <w:rPr>
          <w:rStyle w:val="CommentReference"/>
        </w:rPr>
        <w:annotationRef/>
      </w:r>
      <w:r>
        <w:t>unclear</w:t>
      </w:r>
    </w:p>
  </w:comment>
  <w:comment w:id="191" w:author="MHuso" w:date="2018-06-16T12:37:00Z" w:initials="MMH">
    <w:p w14:paraId="33684D56" w14:textId="62C6FB0D" w:rsidR="00D34767" w:rsidRDefault="00D34767">
      <w:pPr>
        <w:pStyle w:val="CommentText"/>
      </w:pPr>
      <w:r>
        <w:rPr>
          <w:rStyle w:val="CommentReference"/>
        </w:rPr>
        <w:annotationRef/>
      </w:r>
      <w:r>
        <w:t>Apparently this is not true. How is the default class chosen?</w:t>
      </w:r>
    </w:p>
  </w:comment>
  <w:comment w:id="255" w:author="Dalthorp, Daniel" w:date="2018-06-16T12:37:00Z" w:initials="DD">
    <w:p w14:paraId="0C706B8F" w14:textId="14EC3139" w:rsidR="001A0507" w:rsidRDefault="001A0507">
      <w:pPr>
        <w:pStyle w:val="CommentText"/>
      </w:pPr>
      <w:r>
        <w:rPr>
          <w:rStyle w:val="CommentReference"/>
        </w:rPr>
        <w:annotationRef/>
      </w:r>
      <w:r>
        <w:t xml:space="preserve">This is tricky language. The model has </w:t>
      </w:r>
      <w:r w:rsidR="006D49F4">
        <w:t>two parameters.</w:t>
      </w:r>
      <w:r w:rsidR="003E620D">
        <w:t xml:space="preserve"> </w:t>
      </w:r>
      <m:oMath>
        <m:r>
          <w:rPr>
            <w:rFonts w:ascii="Cambria Math" w:hAnsi="Cambria Math"/>
          </w:rPr>
          <m:t xml:space="preserve">k </m:t>
        </m:r>
      </m:oMath>
      <w:r w:rsidR="003E620D">
        <w:t xml:space="preserve">is the slope and </w:t>
      </w:r>
      <m:oMath>
        <m:r>
          <w:rPr>
            <w:rFonts w:ascii="Cambria Math" w:hAnsi="Cambria Math"/>
          </w:rPr>
          <m:t>p</m:t>
        </m:r>
      </m:oMath>
      <w:r w:rsidR="006D49F4">
        <w:t xml:space="preserve"> is the </w:t>
      </w:r>
      <w:r w:rsidR="003E620D">
        <w:t>y-</w:t>
      </w:r>
      <w:r w:rsidR="006D49F4">
        <w:t>intercept</w:t>
      </w:r>
      <w:r w:rsidR="003E620D">
        <w:t xml:space="preserve">. The "searcher efficiency" after </w:t>
      </w:r>
      <m:oMath>
        <m:r>
          <w:rPr>
            <w:rFonts w:ascii="Cambria Math" w:hAnsi="Cambria Math"/>
          </w:rPr>
          <m:t>i</m:t>
        </m:r>
      </m:oMath>
      <w:r w:rsidR="003E620D">
        <w:t xml:space="preserve"> misses is </w:t>
      </w:r>
      <m:oMath>
        <m:r>
          <w:rPr>
            <w:rFonts w:ascii="Cambria Math" w:hAnsi="Cambria Math"/>
          </w:rPr>
          <m:t>p</m:t>
        </m:r>
        <m:sSup>
          <m:sSupPr>
            <m:ctrlPr>
              <w:rPr>
                <w:rFonts w:ascii="Cambria Math" w:hAnsi="Cambria Math"/>
                <w:i/>
              </w:rPr>
            </m:ctrlPr>
          </m:sSupPr>
          <m:e>
            <m:r>
              <w:rPr>
                <w:rFonts w:ascii="Cambria Math" w:hAnsi="Cambria Math"/>
              </w:rPr>
              <m:t>k</m:t>
            </m:r>
          </m:e>
          <m:sup>
            <m:r>
              <w:rPr>
                <w:rFonts w:ascii="Cambria Math" w:hAnsi="Cambria Math"/>
              </w:rPr>
              <m:t>i</m:t>
            </m:r>
          </m:sup>
        </m:sSup>
      </m:oMath>
      <w:r w:rsidR="003E620D">
        <w:t xml:space="preserve">. When we want to get into the weeds, we need a notation for SE after </w:t>
      </w:r>
      <m:oMath>
        <m:r>
          <w:rPr>
            <w:rFonts w:ascii="Cambria Math" w:hAnsi="Cambria Math"/>
          </w:rPr>
          <m:t>i</m:t>
        </m:r>
      </m:oMath>
      <w:r w:rsidR="003E620D">
        <w:t xml:space="preserve"> misses.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E620D">
        <w:t xml:space="preserve"> is a reasonable choice. But do we need to get into the weeds here? I like the y-axis label of "Searcher Efficiency"---a little wooly but it averts the notation issue. Simplify by just using </w:t>
      </w:r>
      <m:oMath>
        <m:r>
          <w:rPr>
            <w:rFonts w:ascii="Cambria Math" w:hAnsi="Cambria Math"/>
          </w:rPr>
          <m:t>p</m:t>
        </m:r>
      </m:oMath>
      <w:r w:rsidR="003E620D">
        <w:t xml:space="preserve"> as the model parameter here?</w:t>
      </w:r>
    </w:p>
    <w:p w14:paraId="1E6B1CC3" w14:textId="77777777" w:rsidR="003E620D" w:rsidRPr="001A0507" w:rsidRDefault="003E620D">
      <w:pPr>
        <w:pStyle w:val="CommentText"/>
      </w:pPr>
    </w:p>
  </w:comment>
  <w:comment w:id="353" w:author="Dalthorp, Daniel" w:date="2018-06-16T12:37:00Z" w:initials="DD">
    <w:p w14:paraId="23FD66F4" w14:textId="77777777" w:rsidR="000F75A5" w:rsidRDefault="003E620D">
      <w:pPr>
        <w:pStyle w:val="CommentText"/>
      </w:pPr>
      <w:r>
        <w:rPr>
          <w:rStyle w:val="CommentReference"/>
        </w:rPr>
        <w:annotationRef/>
      </w:r>
      <w:r w:rsidR="000F75A5">
        <w:t xml:space="preserve">very specific and </w:t>
      </w:r>
      <w:r>
        <w:t>one-size-fits all</w:t>
      </w:r>
      <w:r w:rsidR="000F75A5">
        <w:t xml:space="preserve">. Can we be less commital? </w:t>
      </w:r>
    </w:p>
    <w:p w14:paraId="3DA82B2E" w14:textId="77777777" w:rsidR="000F75A5" w:rsidRDefault="000F75A5">
      <w:pPr>
        <w:pStyle w:val="CommentText"/>
      </w:pPr>
    </w:p>
    <w:p w14:paraId="70EEC541" w14:textId="30D06E3D" w:rsidR="003E620D" w:rsidRDefault="000F75A5">
      <w:pPr>
        <w:pStyle w:val="CommentText"/>
      </w:pPr>
      <w:r>
        <w:t>Actually, the software has no requirement for the revisit days, but this reads like it does.</w:t>
      </w:r>
    </w:p>
  </w:comment>
  <w:comment w:id="422" w:author="Dalthorp, Daniel" w:date="2018-06-16T12:41:00Z" w:initials="DD">
    <w:p w14:paraId="01E1F348" w14:textId="2641188D" w:rsidR="00405F51" w:rsidRDefault="00405F51">
      <w:pPr>
        <w:pStyle w:val="CommentText"/>
      </w:pPr>
      <w:r>
        <w:rPr>
          <w:rStyle w:val="CommentReference"/>
        </w:rPr>
        <w:annotationRef/>
      </w:r>
      <w:r>
        <w:t>this strikes me as too commital. For example, at a solar facility, there may be searches in rings with DWP, but carcasses may arrive outside the grand search radius. That would be the sampling fraction...like a DWP for site.</w:t>
      </w:r>
    </w:p>
  </w:comment>
  <w:comment w:id="427" w:author="MHuso" w:date="2018-06-16T12:37:00Z" w:initials="MMH">
    <w:p w14:paraId="4B2C8EE3" w14:textId="405B0643" w:rsidR="00D34767" w:rsidRDefault="00D34767">
      <w:pPr>
        <w:pStyle w:val="CommentText"/>
      </w:pPr>
      <w:r>
        <w:rPr>
          <w:rStyle w:val="CommentReference"/>
        </w:rPr>
        <w:annotationRef/>
      </w:r>
      <w:r>
        <w:t>I don’t understand the two search schedule inputs (at least not the first one) so I can’t write about it…</w:t>
      </w:r>
    </w:p>
  </w:comment>
  <w:comment w:id="428" w:author="Dalthorp, Daniel" w:date="2018-06-16T14:37:00Z" w:initials="DD">
    <w:p w14:paraId="2FB74B52" w14:textId="44F8F041" w:rsidR="00A50396" w:rsidRDefault="00A50396">
      <w:pPr>
        <w:pStyle w:val="CommentText"/>
      </w:pPr>
      <w:r>
        <w:rPr>
          <w:rStyle w:val="CommentReference"/>
        </w:rPr>
        <w:annotationRef/>
      </w:r>
      <w:r>
        <w:t>I think this just gives the average of all the search intervals on all units and extended over the entire monitored period.</w:t>
      </w:r>
    </w:p>
  </w:comment>
  <w:comment w:id="430" w:author="MHuso" w:date="2018-06-16T12:37:00Z" w:initials="MMH">
    <w:p w14:paraId="6D28EEA2" w14:textId="77777777" w:rsidR="00D34767" w:rsidRDefault="00D34767" w:rsidP="00CB49E9">
      <w:pPr>
        <w:pStyle w:val="CommentText"/>
      </w:pPr>
      <w:r>
        <w:rPr>
          <w:rStyle w:val="CommentReference"/>
        </w:rPr>
        <w:annotationRef/>
      </w:r>
      <w:r>
        <w:t>First in what sense? Why does it choose Small in Mock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0E0F0C" w15:done="0"/>
  <w15:commentEx w15:paraId="02450FE7" w15:done="0"/>
  <w15:commentEx w15:paraId="777DAD7A" w15:done="0"/>
  <w15:commentEx w15:paraId="5EB2C6E8" w15:done="0"/>
  <w15:commentEx w15:paraId="33684D56" w15:done="0"/>
  <w15:commentEx w15:paraId="4B2C8EE3" w15:done="0"/>
  <w15:commentEx w15:paraId="6D28EE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9C61C" w14:textId="77777777" w:rsidR="00944E69" w:rsidRDefault="00944E69" w:rsidP="00556952">
      <w:r>
        <w:separator/>
      </w:r>
    </w:p>
  </w:endnote>
  <w:endnote w:type="continuationSeparator" w:id="0">
    <w:p w14:paraId="3A4B52C5" w14:textId="77777777" w:rsidR="00944E69" w:rsidRDefault="00944E69" w:rsidP="0055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6656774"/>
      <w:docPartObj>
        <w:docPartGallery w:val="Page Numbers (Bottom of Page)"/>
        <w:docPartUnique/>
      </w:docPartObj>
    </w:sdtPr>
    <w:sdtEndPr>
      <w:rPr>
        <w:noProof/>
      </w:rPr>
    </w:sdtEndPr>
    <w:sdtContent>
      <w:p w14:paraId="45C8E1D8" w14:textId="7100C5F7" w:rsidR="00D34767" w:rsidRDefault="00D34767" w:rsidP="00513712">
        <w:pPr>
          <w:pStyle w:val="Footer"/>
          <w:jc w:val="center"/>
        </w:pPr>
        <w:r>
          <w:fldChar w:fldCharType="begin"/>
        </w:r>
        <w:r>
          <w:instrText xml:space="preserve"> PAGE   \* MERGEFORMAT </w:instrText>
        </w:r>
        <w:r>
          <w:fldChar w:fldCharType="separate"/>
        </w:r>
        <w:r w:rsidR="00FB7B97">
          <w:rPr>
            <w:noProof/>
          </w:rPr>
          <w:t>31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51C55A" w14:textId="77777777" w:rsidR="00944E69" w:rsidRDefault="00944E69" w:rsidP="00556952">
      <w:r>
        <w:separator/>
      </w:r>
    </w:p>
  </w:footnote>
  <w:footnote w:type="continuationSeparator" w:id="0">
    <w:p w14:paraId="34799DA5" w14:textId="77777777" w:rsidR="00944E69" w:rsidRDefault="00944E69" w:rsidP="00556952">
      <w:r>
        <w:continuationSeparator/>
      </w:r>
    </w:p>
  </w:footnote>
  <w:footnote w:id="1">
    <w:p w14:paraId="180F1E82" w14:textId="77777777" w:rsidR="00D34767" w:rsidRDefault="00D34767" w:rsidP="00AC42EF">
      <w:pPr>
        <w:pStyle w:val="FootnoteText"/>
      </w:pPr>
      <w:r>
        <w:rPr>
          <w:rStyle w:val="FootnoteReference"/>
        </w:rPr>
        <w:footnoteRef/>
      </w:r>
      <w:r>
        <w:t>DAPPER Stats.</w:t>
      </w:r>
    </w:p>
  </w:footnote>
  <w:footnote w:id="2">
    <w:p w14:paraId="699DD876" w14:textId="3D558BA1" w:rsidR="00D34767" w:rsidRPr="000C59FA" w:rsidRDefault="00D34767" w:rsidP="0008000A">
      <w:pPr>
        <w:pStyle w:val="FootnoteText"/>
      </w:pPr>
      <w:r>
        <w:rPr>
          <w:rStyle w:val="FootnoteReference"/>
        </w:rPr>
        <w:footnoteRef/>
      </w:r>
      <w:r>
        <w:t>U.S. Geological Survey.</w:t>
      </w:r>
    </w:p>
  </w:footnote>
  <w:footnote w:id="3">
    <w:p w14:paraId="43B04B84" w14:textId="22B79470" w:rsidR="00D34767" w:rsidRDefault="00D34767">
      <w:pPr>
        <w:pStyle w:val="FootnoteText"/>
      </w:pPr>
      <w:r>
        <w:rPr>
          <w:rStyle w:val="FootnoteReference"/>
        </w:rPr>
        <w:footnoteRef/>
      </w:r>
      <w:r>
        <w:t>Oregon State University.</w:t>
      </w:r>
    </w:p>
  </w:footnote>
  <w:footnote w:id="4">
    <w:p w14:paraId="2A9D40D5" w14:textId="68AD2066" w:rsidR="00D34767" w:rsidRDefault="00D34767">
      <w:pPr>
        <w:pStyle w:val="FootnoteText"/>
      </w:pPr>
      <w:r>
        <w:rPr>
          <w:rStyle w:val="FootnoteReference"/>
        </w:rPr>
        <w:footnoteRef/>
      </w:r>
      <w:r>
        <w:t>Western EcoSystems Technology, Inc..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nsid w:val="04641EFE"/>
    <w:multiLevelType w:val="hybridMultilevel"/>
    <w:tmpl w:val="C6DEB068"/>
    <w:lvl w:ilvl="0" w:tplc="F6E683C6">
      <w:start w:val="1"/>
      <w:numFmt w:val="upperRoman"/>
      <w:pStyle w:val="ListNumberU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721B99"/>
    <w:multiLevelType w:val="hybridMultilevel"/>
    <w:tmpl w:val="CB94A4A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6151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A1861D3"/>
    <w:multiLevelType w:val="multilevel"/>
    <w:tmpl w:val="90D81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C0008E3"/>
    <w:multiLevelType w:val="hybridMultilevel"/>
    <w:tmpl w:val="A80AFA70"/>
    <w:lvl w:ilvl="0" w:tplc="22CC52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39103E"/>
    <w:multiLevelType w:val="hybridMultilevel"/>
    <w:tmpl w:val="8E2484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3B42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E503692"/>
    <w:multiLevelType w:val="hybridMultilevel"/>
    <w:tmpl w:val="6F744266"/>
    <w:lvl w:ilvl="0" w:tplc="CA0CCA72">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61028C0"/>
    <w:multiLevelType w:val="multilevel"/>
    <w:tmpl w:val="00760F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63644E7"/>
    <w:multiLevelType w:val="multilevel"/>
    <w:tmpl w:val="65F26E3A"/>
    <w:styleLink w:val="Appendix"/>
    <w:lvl w:ilvl="0">
      <w:start w:val="1"/>
      <w:numFmt w:val="upperLetter"/>
      <w:lvlText w:val="%1"/>
      <w:lvlJc w:val="left"/>
      <w:pPr>
        <w:ind w:left="720" w:hanging="720"/>
      </w:pPr>
      <w:rPr>
        <w:rFonts w:ascii="Times New Roman" w:hAnsi="Times New Roman"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18855E0B"/>
    <w:multiLevelType w:val="multilevel"/>
    <w:tmpl w:val="65F26E3A"/>
    <w:numStyleLink w:val="Appendix"/>
  </w:abstractNum>
  <w:abstractNum w:abstractNumId="19">
    <w:nsid w:val="18C85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8DE319A"/>
    <w:multiLevelType w:val="hybridMultilevel"/>
    <w:tmpl w:val="BE4055DE"/>
    <w:lvl w:ilvl="0" w:tplc="9C723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AF723AF"/>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1D0747C7"/>
    <w:multiLevelType w:val="hybridMultilevel"/>
    <w:tmpl w:val="B8D2FFD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nsid w:val="1F7BBF95"/>
    <w:multiLevelType w:val="multilevel"/>
    <w:tmpl w:val="F64A1D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4">
    <w:nsid w:val="27436C1F"/>
    <w:multiLevelType w:val="hybridMultilevel"/>
    <w:tmpl w:val="6FC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9D3600"/>
    <w:multiLevelType w:val="hybridMultilevel"/>
    <w:tmpl w:val="9DC89B98"/>
    <w:lvl w:ilvl="0" w:tplc="BB5C3FA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D391F86"/>
    <w:multiLevelType w:val="hybridMultilevel"/>
    <w:tmpl w:val="FCAAC59A"/>
    <w:lvl w:ilvl="0" w:tplc="2024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00A1C73"/>
    <w:multiLevelType w:val="hybridMultilevel"/>
    <w:tmpl w:val="F4B092A6"/>
    <w:lvl w:ilvl="0" w:tplc="6CD2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0C234EC"/>
    <w:multiLevelType w:val="hybridMultilevel"/>
    <w:tmpl w:val="15AA8EA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31">
    <w:nsid w:val="39511D33"/>
    <w:multiLevelType w:val="hybridMultilevel"/>
    <w:tmpl w:val="A6326A12"/>
    <w:lvl w:ilvl="0" w:tplc="53DC73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A4E0164"/>
    <w:multiLevelType w:val="hybridMultilevel"/>
    <w:tmpl w:val="FE2EAE12"/>
    <w:lvl w:ilvl="0" w:tplc="CA5A8136">
      <w:start w:val="1"/>
      <w:numFmt w:val="decimal"/>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100A65"/>
    <w:multiLevelType w:val="hybridMultilevel"/>
    <w:tmpl w:val="75E8B36C"/>
    <w:lvl w:ilvl="0" w:tplc="86587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B3F0CEE"/>
    <w:multiLevelType w:val="hybridMultilevel"/>
    <w:tmpl w:val="7640FA0E"/>
    <w:lvl w:ilvl="0" w:tplc="4044C1FC">
      <w:start w:val="1"/>
      <w:numFmt w:val="lowerRoman"/>
      <w:pStyle w:val="ListNumb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C6C4C7F"/>
    <w:multiLevelType w:val="hybridMultilevel"/>
    <w:tmpl w:val="D65ADBDE"/>
    <w:lvl w:ilvl="0" w:tplc="19CACC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B921EC"/>
    <w:multiLevelType w:val="hybridMultilevel"/>
    <w:tmpl w:val="0AC6C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DC72D2"/>
    <w:multiLevelType w:val="hybridMultilevel"/>
    <w:tmpl w:val="4B905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3D1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40">
    <w:nsid w:val="4E00298E"/>
    <w:multiLevelType w:val="hybridMultilevel"/>
    <w:tmpl w:val="F9829FCA"/>
    <w:lvl w:ilvl="0" w:tplc="54EC5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5A643A"/>
    <w:multiLevelType w:val="hybridMultilevel"/>
    <w:tmpl w:val="83363C9E"/>
    <w:lvl w:ilvl="0" w:tplc="89FE626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9C402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A095F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19560B"/>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8">
    <w:nsid w:val="65B345BE"/>
    <w:multiLevelType w:val="hybridMultilevel"/>
    <w:tmpl w:val="B7C23FE4"/>
    <w:lvl w:ilvl="0" w:tplc="F532358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2F02DE4"/>
    <w:multiLevelType w:val="hybridMultilevel"/>
    <w:tmpl w:val="3F5C2066"/>
    <w:lvl w:ilvl="0" w:tplc="3960A570">
      <w:start w:val="1"/>
      <w:numFmt w:val="decimal"/>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4F82BCA"/>
    <w:multiLevelType w:val="hybridMultilevel"/>
    <w:tmpl w:val="6220CF7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15089F"/>
    <w:multiLevelType w:val="hybridMultilevel"/>
    <w:tmpl w:val="BD1C548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B018E4"/>
    <w:multiLevelType w:val="hybridMultilevel"/>
    <w:tmpl w:val="43160804"/>
    <w:lvl w:ilvl="0" w:tplc="1488FA9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A4C0AB4"/>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6"/>
  </w:num>
  <w:num w:numId="4">
    <w:abstractNumId w:val="30"/>
  </w:num>
  <w:num w:numId="5">
    <w:abstractNumId w:val="2"/>
  </w:num>
  <w:num w:numId="6">
    <w:abstractNumId w:val="35"/>
  </w:num>
  <w:num w:numId="7">
    <w:abstractNumId w:val="53"/>
  </w:num>
  <w:num w:numId="8">
    <w:abstractNumId w:val="42"/>
  </w:num>
  <w:num w:numId="9">
    <w:abstractNumId w:val="11"/>
  </w:num>
  <w:num w:numId="10">
    <w:abstractNumId w:val="48"/>
  </w:num>
  <w:num w:numId="11">
    <w:abstractNumId w:val="25"/>
  </w:num>
  <w:num w:numId="12">
    <w:abstractNumId w:val="15"/>
  </w:num>
  <w:num w:numId="13">
    <w:abstractNumId w:val="34"/>
  </w:num>
  <w:num w:numId="14">
    <w:abstractNumId w:val="7"/>
  </w:num>
  <w:num w:numId="15">
    <w:abstractNumId w:val="34"/>
    <w:lvlOverride w:ilvl="0">
      <w:startOverride w:val="1"/>
    </w:lvlOverride>
  </w:num>
  <w:num w:numId="16">
    <w:abstractNumId w:val="12"/>
  </w:num>
  <w:num w:numId="17">
    <w:abstractNumId w:val="38"/>
  </w:num>
  <w:num w:numId="18">
    <w:abstractNumId w:val="13"/>
  </w:num>
  <w:num w:numId="19">
    <w:abstractNumId w:val="19"/>
  </w:num>
  <w:num w:numId="20">
    <w:abstractNumId w:val="44"/>
  </w:num>
  <w:num w:numId="21">
    <w:abstractNumId w:val="38"/>
  </w:num>
  <w:num w:numId="22">
    <w:abstractNumId w:val="16"/>
  </w:num>
  <w:num w:numId="23">
    <w:abstractNumId w:val="45"/>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9"/>
  </w:num>
  <w:num w:numId="28">
    <w:abstractNumId w:val="46"/>
  </w:num>
  <w:num w:numId="29">
    <w:abstractNumId w:val="29"/>
  </w:num>
  <w:num w:numId="30">
    <w:abstractNumId w:val="52"/>
  </w:num>
  <w:num w:numId="31">
    <w:abstractNumId w:val="41"/>
  </w:num>
  <w:num w:numId="32">
    <w:abstractNumId w:val="43"/>
  </w:num>
  <w:num w:numId="33">
    <w:abstractNumId w:val="55"/>
  </w:num>
  <w:num w:numId="34">
    <w:abstractNumId w:val="14"/>
  </w:num>
  <w:num w:numId="35">
    <w:abstractNumId w:val="49"/>
  </w:num>
  <w:num w:numId="36">
    <w:abstractNumId w:val="32"/>
  </w:num>
  <w:num w:numId="37">
    <w:abstractNumId w:val="3"/>
  </w:num>
  <w:num w:numId="38">
    <w:abstractNumId w:val="1"/>
  </w:num>
  <w:num w:numId="39">
    <w:abstractNumId w:val="0"/>
  </w:num>
  <w:num w:numId="40">
    <w:abstractNumId w:val="46"/>
    <w:lvlOverride w:ilvl="0">
      <w:startOverride w:val="1"/>
    </w:lvlOverride>
  </w:num>
  <w:num w:numId="41">
    <w:abstractNumId w:val="33"/>
  </w:num>
  <w:num w:numId="42">
    <w:abstractNumId w:val="36"/>
  </w:num>
  <w:num w:numId="43">
    <w:abstractNumId w:val="9"/>
  </w:num>
  <w:num w:numId="44">
    <w:abstractNumId w:val="21"/>
  </w:num>
  <w:num w:numId="45">
    <w:abstractNumId w:val="54"/>
  </w:num>
  <w:num w:numId="46">
    <w:abstractNumId w:val="47"/>
  </w:num>
  <w:num w:numId="47">
    <w:abstractNumId w:val="31"/>
  </w:num>
  <w:num w:numId="48">
    <w:abstractNumId w:val="24"/>
  </w:num>
  <w:num w:numId="49">
    <w:abstractNumId w:val="37"/>
  </w:num>
  <w:num w:numId="50">
    <w:abstractNumId w:val="51"/>
  </w:num>
  <w:num w:numId="51">
    <w:abstractNumId w:val="8"/>
  </w:num>
  <w:num w:numId="52">
    <w:abstractNumId w:val="28"/>
  </w:num>
  <w:num w:numId="53">
    <w:abstractNumId w:val="50"/>
  </w:num>
  <w:num w:numId="54">
    <w:abstractNumId w:val="17"/>
  </w:num>
  <w:num w:numId="55">
    <w:abstractNumId w:val="18"/>
  </w:num>
  <w:num w:numId="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57">
    <w:abstractNumId w:val="27"/>
  </w:num>
  <w:num w:numId="58">
    <w:abstractNumId w:val="26"/>
  </w:num>
  <w:num w:numId="59">
    <w:abstractNumId w:val="20"/>
  </w:num>
  <w:num w:numId="60">
    <w:abstractNumId w:val="40"/>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Huso">
    <w15:presenceInfo w15:providerId="None" w15:userId="MHu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onservation Biology Modifi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z0zzvw159pfge2a2rpsttpdfsr5r20rvdt&quot;&gt;Huso Refs-Saved&lt;record-ids&gt;&lt;item&gt;928&lt;/item&gt;&lt;/record-ids&gt;&lt;/item&gt;&lt;/Libraries&gt;"/>
  </w:docVars>
  <w:rsids>
    <w:rsidRoot w:val="00E10591"/>
    <w:rsid w:val="000025B4"/>
    <w:rsid w:val="0000270C"/>
    <w:rsid w:val="000027F0"/>
    <w:rsid w:val="00002C7D"/>
    <w:rsid w:val="00005159"/>
    <w:rsid w:val="00005F4B"/>
    <w:rsid w:val="000079D3"/>
    <w:rsid w:val="00007F6E"/>
    <w:rsid w:val="00010254"/>
    <w:rsid w:val="00010366"/>
    <w:rsid w:val="00010E02"/>
    <w:rsid w:val="00011300"/>
    <w:rsid w:val="00012C8C"/>
    <w:rsid w:val="00013479"/>
    <w:rsid w:val="00015557"/>
    <w:rsid w:val="00015DFF"/>
    <w:rsid w:val="00022271"/>
    <w:rsid w:val="00023554"/>
    <w:rsid w:val="000235B3"/>
    <w:rsid w:val="00023A8D"/>
    <w:rsid w:val="00024044"/>
    <w:rsid w:val="00024160"/>
    <w:rsid w:val="00024561"/>
    <w:rsid w:val="00025779"/>
    <w:rsid w:val="00025A33"/>
    <w:rsid w:val="00027D72"/>
    <w:rsid w:val="00030FCF"/>
    <w:rsid w:val="00031CCF"/>
    <w:rsid w:val="000320ED"/>
    <w:rsid w:val="000322EE"/>
    <w:rsid w:val="00033507"/>
    <w:rsid w:val="00033C6A"/>
    <w:rsid w:val="00035220"/>
    <w:rsid w:val="000360AB"/>
    <w:rsid w:val="00037772"/>
    <w:rsid w:val="00037C8B"/>
    <w:rsid w:val="0004013D"/>
    <w:rsid w:val="00040DE3"/>
    <w:rsid w:val="00041436"/>
    <w:rsid w:val="00041D8E"/>
    <w:rsid w:val="00042CC5"/>
    <w:rsid w:val="00043DCD"/>
    <w:rsid w:val="00043DE4"/>
    <w:rsid w:val="00045006"/>
    <w:rsid w:val="00045C2F"/>
    <w:rsid w:val="00045EB6"/>
    <w:rsid w:val="00047AD5"/>
    <w:rsid w:val="0005010E"/>
    <w:rsid w:val="00051625"/>
    <w:rsid w:val="000516A7"/>
    <w:rsid w:val="00051D52"/>
    <w:rsid w:val="00051E0F"/>
    <w:rsid w:val="00052634"/>
    <w:rsid w:val="000551DB"/>
    <w:rsid w:val="00057AD4"/>
    <w:rsid w:val="000603DB"/>
    <w:rsid w:val="00060EE9"/>
    <w:rsid w:val="00061487"/>
    <w:rsid w:val="0006168E"/>
    <w:rsid w:val="00061CEF"/>
    <w:rsid w:val="00063376"/>
    <w:rsid w:val="000636B8"/>
    <w:rsid w:val="000639A1"/>
    <w:rsid w:val="00063AF4"/>
    <w:rsid w:val="00064DD2"/>
    <w:rsid w:val="00064F6A"/>
    <w:rsid w:val="00065CEB"/>
    <w:rsid w:val="000666AC"/>
    <w:rsid w:val="00066BC5"/>
    <w:rsid w:val="000701E8"/>
    <w:rsid w:val="0007032D"/>
    <w:rsid w:val="00071E4E"/>
    <w:rsid w:val="00072959"/>
    <w:rsid w:val="000729DE"/>
    <w:rsid w:val="0007401C"/>
    <w:rsid w:val="0007548D"/>
    <w:rsid w:val="00075833"/>
    <w:rsid w:val="00075917"/>
    <w:rsid w:val="000765AD"/>
    <w:rsid w:val="0008000A"/>
    <w:rsid w:val="00081909"/>
    <w:rsid w:val="00081DAE"/>
    <w:rsid w:val="00082A83"/>
    <w:rsid w:val="000831F7"/>
    <w:rsid w:val="00085691"/>
    <w:rsid w:val="00087591"/>
    <w:rsid w:val="00090D97"/>
    <w:rsid w:val="00091AD6"/>
    <w:rsid w:val="000930B8"/>
    <w:rsid w:val="00093E95"/>
    <w:rsid w:val="00094F0F"/>
    <w:rsid w:val="00096AB4"/>
    <w:rsid w:val="000972FF"/>
    <w:rsid w:val="00097E70"/>
    <w:rsid w:val="000A0346"/>
    <w:rsid w:val="000A07BC"/>
    <w:rsid w:val="000A07DF"/>
    <w:rsid w:val="000A0D63"/>
    <w:rsid w:val="000A0FE7"/>
    <w:rsid w:val="000A24C7"/>
    <w:rsid w:val="000A2FC7"/>
    <w:rsid w:val="000A321D"/>
    <w:rsid w:val="000A3314"/>
    <w:rsid w:val="000A402A"/>
    <w:rsid w:val="000A56EB"/>
    <w:rsid w:val="000A5D7C"/>
    <w:rsid w:val="000A5EF9"/>
    <w:rsid w:val="000A6506"/>
    <w:rsid w:val="000A7771"/>
    <w:rsid w:val="000A7857"/>
    <w:rsid w:val="000A7C09"/>
    <w:rsid w:val="000A7DB5"/>
    <w:rsid w:val="000B0001"/>
    <w:rsid w:val="000B042B"/>
    <w:rsid w:val="000B04E0"/>
    <w:rsid w:val="000B050B"/>
    <w:rsid w:val="000B2587"/>
    <w:rsid w:val="000B31B9"/>
    <w:rsid w:val="000B3515"/>
    <w:rsid w:val="000B3D99"/>
    <w:rsid w:val="000B3ED0"/>
    <w:rsid w:val="000B45D9"/>
    <w:rsid w:val="000B5304"/>
    <w:rsid w:val="000C09C9"/>
    <w:rsid w:val="000C197A"/>
    <w:rsid w:val="000C1B90"/>
    <w:rsid w:val="000C1F1B"/>
    <w:rsid w:val="000C276E"/>
    <w:rsid w:val="000C2B05"/>
    <w:rsid w:val="000C321D"/>
    <w:rsid w:val="000C3B4D"/>
    <w:rsid w:val="000C4638"/>
    <w:rsid w:val="000C470A"/>
    <w:rsid w:val="000C554C"/>
    <w:rsid w:val="000C59FA"/>
    <w:rsid w:val="000C60EA"/>
    <w:rsid w:val="000C6787"/>
    <w:rsid w:val="000C69E0"/>
    <w:rsid w:val="000C6A66"/>
    <w:rsid w:val="000C6B18"/>
    <w:rsid w:val="000C6F6E"/>
    <w:rsid w:val="000D1A8E"/>
    <w:rsid w:val="000D24A4"/>
    <w:rsid w:val="000D2689"/>
    <w:rsid w:val="000D3003"/>
    <w:rsid w:val="000D3D63"/>
    <w:rsid w:val="000D41B4"/>
    <w:rsid w:val="000D6164"/>
    <w:rsid w:val="000D61F2"/>
    <w:rsid w:val="000D65B5"/>
    <w:rsid w:val="000D7132"/>
    <w:rsid w:val="000D7284"/>
    <w:rsid w:val="000D72C7"/>
    <w:rsid w:val="000D75CA"/>
    <w:rsid w:val="000D7661"/>
    <w:rsid w:val="000D797A"/>
    <w:rsid w:val="000E15A8"/>
    <w:rsid w:val="000E1BE2"/>
    <w:rsid w:val="000E20F5"/>
    <w:rsid w:val="000E2728"/>
    <w:rsid w:val="000E2871"/>
    <w:rsid w:val="000E2F31"/>
    <w:rsid w:val="000E4503"/>
    <w:rsid w:val="000E5BAE"/>
    <w:rsid w:val="000E6DA1"/>
    <w:rsid w:val="000E76D2"/>
    <w:rsid w:val="000E79F5"/>
    <w:rsid w:val="000F0CD6"/>
    <w:rsid w:val="000F1359"/>
    <w:rsid w:val="000F1808"/>
    <w:rsid w:val="000F1C85"/>
    <w:rsid w:val="000F2124"/>
    <w:rsid w:val="000F336C"/>
    <w:rsid w:val="000F3A3C"/>
    <w:rsid w:val="000F423A"/>
    <w:rsid w:val="000F452A"/>
    <w:rsid w:val="000F6295"/>
    <w:rsid w:val="000F6432"/>
    <w:rsid w:val="000F6713"/>
    <w:rsid w:val="000F6E13"/>
    <w:rsid w:val="000F6FAC"/>
    <w:rsid w:val="000F7394"/>
    <w:rsid w:val="000F75A5"/>
    <w:rsid w:val="000F7E76"/>
    <w:rsid w:val="00100A92"/>
    <w:rsid w:val="00101BB2"/>
    <w:rsid w:val="00103269"/>
    <w:rsid w:val="001033C7"/>
    <w:rsid w:val="001044CC"/>
    <w:rsid w:val="00105802"/>
    <w:rsid w:val="0010593A"/>
    <w:rsid w:val="00106B0D"/>
    <w:rsid w:val="00107566"/>
    <w:rsid w:val="00107EB6"/>
    <w:rsid w:val="0011080C"/>
    <w:rsid w:val="001122D3"/>
    <w:rsid w:val="001135D6"/>
    <w:rsid w:val="00113790"/>
    <w:rsid w:val="0011480F"/>
    <w:rsid w:val="00114B9F"/>
    <w:rsid w:val="001150E9"/>
    <w:rsid w:val="00115333"/>
    <w:rsid w:val="00116326"/>
    <w:rsid w:val="00117842"/>
    <w:rsid w:val="0012002F"/>
    <w:rsid w:val="0012219C"/>
    <w:rsid w:val="00122C24"/>
    <w:rsid w:val="0012316E"/>
    <w:rsid w:val="001236E9"/>
    <w:rsid w:val="00126C55"/>
    <w:rsid w:val="00127609"/>
    <w:rsid w:val="00130017"/>
    <w:rsid w:val="00130382"/>
    <w:rsid w:val="001304DD"/>
    <w:rsid w:val="00131674"/>
    <w:rsid w:val="001332D0"/>
    <w:rsid w:val="00136947"/>
    <w:rsid w:val="001413CD"/>
    <w:rsid w:val="00141D60"/>
    <w:rsid w:val="00142EBF"/>
    <w:rsid w:val="001434EA"/>
    <w:rsid w:val="00144ADC"/>
    <w:rsid w:val="0014578D"/>
    <w:rsid w:val="00145846"/>
    <w:rsid w:val="00145BB4"/>
    <w:rsid w:val="001467BC"/>
    <w:rsid w:val="00146B2A"/>
    <w:rsid w:val="00146F34"/>
    <w:rsid w:val="001471A0"/>
    <w:rsid w:val="0014723D"/>
    <w:rsid w:val="001521DC"/>
    <w:rsid w:val="001526A9"/>
    <w:rsid w:val="00152D2B"/>
    <w:rsid w:val="00153980"/>
    <w:rsid w:val="00155E31"/>
    <w:rsid w:val="0015683D"/>
    <w:rsid w:val="0016199D"/>
    <w:rsid w:val="00161E18"/>
    <w:rsid w:val="00163210"/>
    <w:rsid w:val="00163218"/>
    <w:rsid w:val="001632DB"/>
    <w:rsid w:val="00164B7A"/>
    <w:rsid w:val="00164D78"/>
    <w:rsid w:val="00165630"/>
    <w:rsid w:val="001663D3"/>
    <w:rsid w:val="00166968"/>
    <w:rsid w:val="00166AAB"/>
    <w:rsid w:val="00166B18"/>
    <w:rsid w:val="00167658"/>
    <w:rsid w:val="00171135"/>
    <w:rsid w:val="00172D18"/>
    <w:rsid w:val="001731B2"/>
    <w:rsid w:val="001742AA"/>
    <w:rsid w:val="00174577"/>
    <w:rsid w:val="00174737"/>
    <w:rsid w:val="001749C0"/>
    <w:rsid w:val="00175E6F"/>
    <w:rsid w:val="0017606D"/>
    <w:rsid w:val="001769F4"/>
    <w:rsid w:val="00176B8C"/>
    <w:rsid w:val="001778BE"/>
    <w:rsid w:val="00177EED"/>
    <w:rsid w:val="00180B3E"/>
    <w:rsid w:val="00181FB6"/>
    <w:rsid w:val="00183195"/>
    <w:rsid w:val="00183222"/>
    <w:rsid w:val="00183B24"/>
    <w:rsid w:val="001845CD"/>
    <w:rsid w:val="0018614B"/>
    <w:rsid w:val="001867BD"/>
    <w:rsid w:val="001873EA"/>
    <w:rsid w:val="00187473"/>
    <w:rsid w:val="0019006D"/>
    <w:rsid w:val="001902FB"/>
    <w:rsid w:val="0019288A"/>
    <w:rsid w:val="00192D4E"/>
    <w:rsid w:val="00194190"/>
    <w:rsid w:val="00194767"/>
    <w:rsid w:val="00195CC5"/>
    <w:rsid w:val="00196B1F"/>
    <w:rsid w:val="00196B2C"/>
    <w:rsid w:val="001976CA"/>
    <w:rsid w:val="001A03D6"/>
    <w:rsid w:val="001A0507"/>
    <w:rsid w:val="001A1651"/>
    <w:rsid w:val="001A3CFB"/>
    <w:rsid w:val="001A4100"/>
    <w:rsid w:val="001A4B51"/>
    <w:rsid w:val="001A5121"/>
    <w:rsid w:val="001A5697"/>
    <w:rsid w:val="001A589D"/>
    <w:rsid w:val="001A6582"/>
    <w:rsid w:val="001A67DF"/>
    <w:rsid w:val="001A77B4"/>
    <w:rsid w:val="001B010B"/>
    <w:rsid w:val="001B0A50"/>
    <w:rsid w:val="001B2794"/>
    <w:rsid w:val="001B2BFB"/>
    <w:rsid w:val="001B4BCB"/>
    <w:rsid w:val="001B4BF4"/>
    <w:rsid w:val="001B4F1B"/>
    <w:rsid w:val="001B5596"/>
    <w:rsid w:val="001B7B8C"/>
    <w:rsid w:val="001C042C"/>
    <w:rsid w:val="001C087C"/>
    <w:rsid w:val="001C18F8"/>
    <w:rsid w:val="001C1CFB"/>
    <w:rsid w:val="001C248F"/>
    <w:rsid w:val="001C2AE9"/>
    <w:rsid w:val="001C334A"/>
    <w:rsid w:val="001C3A16"/>
    <w:rsid w:val="001C3A3B"/>
    <w:rsid w:val="001C4184"/>
    <w:rsid w:val="001C4542"/>
    <w:rsid w:val="001C4D55"/>
    <w:rsid w:val="001C5C70"/>
    <w:rsid w:val="001D0024"/>
    <w:rsid w:val="001D086A"/>
    <w:rsid w:val="001D100B"/>
    <w:rsid w:val="001D110C"/>
    <w:rsid w:val="001D114E"/>
    <w:rsid w:val="001D3664"/>
    <w:rsid w:val="001D3810"/>
    <w:rsid w:val="001D3A11"/>
    <w:rsid w:val="001D449E"/>
    <w:rsid w:val="001D4FD6"/>
    <w:rsid w:val="001D6A77"/>
    <w:rsid w:val="001D70C8"/>
    <w:rsid w:val="001D7609"/>
    <w:rsid w:val="001E04F9"/>
    <w:rsid w:val="001E0DCD"/>
    <w:rsid w:val="001E0E74"/>
    <w:rsid w:val="001E176C"/>
    <w:rsid w:val="001E1881"/>
    <w:rsid w:val="001E1CDA"/>
    <w:rsid w:val="001E3A91"/>
    <w:rsid w:val="001E3F49"/>
    <w:rsid w:val="001E4E68"/>
    <w:rsid w:val="001E560C"/>
    <w:rsid w:val="001E5A87"/>
    <w:rsid w:val="001E6163"/>
    <w:rsid w:val="001E78AD"/>
    <w:rsid w:val="001E7B3F"/>
    <w:rsid w:val="001F0689"/>
    <w:rsid w:val="001F09B8"/>
    <w:rsid w:val="001F0B98"/>
    <w:rsid w:val="001F2E74"/>
    <w:rsid w:val="001F3767"/>
    <w:rsid w:val="001F5877"/>
    <w:rsid w:val="001F58C0"/>
    <w:rsid w:val="001F7D4E"/>
    <w:rsid w:val="00200BE6"/>
    <w:rsid w:val="00200F0F"/>
    <w:rsid w:val="00201D21"/>
    <w:rsid w:val="002021DA"/>
    <w:rsid w:val="00202BD9"/>
    <w:rsid w:val="00203898"/>
    <w:rsid w:val="00203A76"/>
    <w:rsid w:val="00204275"/>
    <w:rsid w:val="00204B3D"/>
    <w:rsid w:val="00206640"/>
    <w:rsid w:val="002068B3"/>
    <w:rsid w:val="002104CB"/>
    <w:rsid w:val="00210633"/>
    <w:rsid w:val="0021093B"/>
    <w:rsid w:val="002113D6"/>
    <w:rsid w:val="0021186B"/>
    <w:rsid w:val="00211C18"/>
    <w:rsid w:val="00211F04"/>
    <w:rsid w:val="002121F1"/>
    <w:rsid w:val="0021229A"/>
    <w:rsid w:val="00212F85"/>
    <w:rsid w:val="0021405A"/>
    <w:rsid w:val="002141B9"/>
    <w:rsid w:val="0021533F"/>
    <w:rsid w:val="00216C99"/>
    <w:rsid w:val="0022120A"/>
    <w:rsid w:val="002214EE"/>
    <w:rsid w:val="00221988"/>
    <w:rsid w:val="002225EB"/>
    <w:rsid w:val="00223064"/>
    <w:rsid w:val="00223EAC"/>
    <w:rsid w:val="002303DE"/>
    <w:rsid w:val="0023097E"/>
    <w:rsid w:val="0023105F"/>
    <w:rsid w:val="002326E6"/>
    <w:rsid w:val="0023351C"/>
    <w:rsid w:val="0023416A"/>
    <w:rsid w:val="002347AA"/>
    <w:rsid w:val="00235A18"/>
    <w:rsid w:val="00236D95"/>
    <w:rsid w:val="00236FBB"/>
    <w:rsid w:val="00237495"/>
    <w:rsid w:val="0024018F"/>
    <w:rsid w:val="00240304"/>
    <w:rsid w:val="002408EE"/>
    <w:rsid w:val="002409A1"/>
    <w:rsid w:val="00241908"/>
    <w:rsid w:val="00241A2D"/>
    <w:rsid w:val="00242429"/>
    <w:rsid w:val="002424F8"/>
    <w:rsid w:val="00242649"/>
    <w:rsid w:val="002432DB"/>
    <w:rsid w:val="00243B49"/>
    <w:rsid w:val="00246125"/>
    <w:rsid w:val="002466DC"/>
    <w:rsid w:val="0024706D"/>
    <w:rsid w:val="00247D2F"/>
    <w:rsid w:val="0025020B"/>
    <w:rsid w:val="002504AD"/>
    <w:rsid w:val="002506CB"/>
    <w:rsid w:val="002507B1"/>
    <w:rsid w:val="002511D3"/>
    <w:rsid w:val="00251FDE"/>
    <w:rsid w:val="00252E14"/>
    <w:rsid w:val="00253511"/>
    <w:rsid w:val="00257109"/>
    <w:rsid w:val="00257B4E"/>
    <w:rsid w:val="00257F04"/>
    <w:rsid w:val="0026019A"/>
    <w:rsid w:val="00260B33"/>
    <w:rsid w:val="00261530"/>
    <w:rsid w:val="00262555"/>
    <w:rsid w:val="0026340F"/>
    <w:rsid w:val="00263B14"/>
    <w:rsid w:val="0026540D"/>
    <w:rsid w:val="002665CB"/>
    <w:rsid w:val="00266B6D"/>
    <w:rsid w:val="00266BCB"/>
    <w:rsid w:val="00266D00"/>
    <w:rsid w:val="002702B3"/>
    <w:rsid w:val="00271740"/>
    <w:rsid w:val="00271749"/>
    <w:rsid w:val="0027185E"/>
    <w:rsid w:val="00271B14"/>
    <w:rsid w:val="00273296"/>
    <w:rsid w:val="00273954"/>
    <w:rsid w:val="00273DB8"/>
    <w:rsid w:val="00273ECA"/>
    <w:rsid w:val="0027408C"/>
    <w:rsid w:val="002745EA"/>
    <w:rsid w:val="00275F59"/>
    <w:rsid w:val="00276E11"/>
    <w:rsid w:val="00277EBB"/>
    <w:rsid w:val="00281AF6"/>
    <w:rsid w:val="00281FE0"/>
    <w:rsid w:val="0028269A"/>
    <w:rsid w:val="002829EA"/>
    <w:rsid w:val="00283E96"/>
    <w:rsid w:val="0028494C"/>
    <w:rsid w:val="002849CA"/>
    <w:rsid w:val="002851F2"/>
    <w:rsid w:val="00285E32"/>
    <w:rsid w:val="00286AD7"/>
    <w:rsid w:val="00287C81"/>
    <w:rsid w:val="00287D8B"/>
    <w:rsid w:val="0029142A"/>
    <w:rsid w:val="00291C0F"/>
    <w:rsid w:val="0029239A"/>
    <w:rsid w:val="0029345A"/>
    <w:rsid w:val="002948FD"/>
    <w:rsid w:val="00294905"/>
    <w:rsid w:val="00294957"/>
    <w:rsid w:val="00295265"/>
    <w:rsid w:val="002958AC"/>
    <w:rsid w:val="002962A9"/>
    <w:rsid w:val="0029700A"/>
    <w:rsid w:val="002975AE"/>
    <w:rsid w:val="002976D9"/>
    <w:rsid w:val="002A047F"/>
    <w:rsid w:val="002A1DF1"/>
    <w:rsid w:val="002A2860"/>
    <w:rsid w:val="002A45B5"/>
    <w:rsid w:val="002A4CBA"/>
    <w:rsid w:val="002A53A5"/>
    <w:rsid w:val="002A54C9"/>
    <w:rsid w:val="002A5C26"/>
    <w:rsid w:val="002A642B"/>
    <w:rsid w:val="002A6B36"/>
    <w:rsid w:val="002A7106"/>
    <w:rsid w:val="002A71C9"/>
    <w:rsid w:val="002A7C5F"/>
    <w:rsid w:val="002B02BD"/>
    <w:rsid w:val="002B391F"/>
    <w:rsid w:val="002B56B3"/>
    <w:rsid w:val="002B6174"/>
    <w:rsid w:val="002B6FCB"/>
    <w:rsid w:val="002B78C3"/>
    <w:rsid w:val="002C0288"/>
    <w:rsid w:val="002C0D4F"/>
    <w:rsid w:val="002C1D4C"/>
    <w:rsid w:val="002C218C"/>
    <w:rsid w:val="002C26D4"/>
    <w:rsid w:val="002C2AEE"/>
    <w:rsid w:val="002C31F2"/>
    <w:rsid w:val="002C3948"/>
    <w:rsid w:val="002C3D4A"/>
    <w:rsid w:val="002C4142"/>
    <w:rsid w:val="002C5575"/>
    <w:rsid w:val="002C57D2"/>
    <w:rsid w:val="002C5CE1"/>
    <w:rsid w:val="002C648F"/>
    <w:rsid w:val="002C7143"/>
    <w:rsid w:val="002D0556"/>
    <w:rsid w:val="002D05DB"/>
    <w:rsid w:val="002D0721"/>
    <w:rsid w:val="002D1DDB"/>
    <w:rsid w:val="002D2209"/>
    <w:rsid w:val="002D33B2"/>
    <w:rsid w:val="002D5C48"/>
    <w:rsid w:val="002E002A"/>
    <w:rsid w:val="002E04D2"/>
    <w:rsid w:val="002E084E"/>
    <w:rsid w:val="002E0D60"/>
    <w:rsid w:val="002E2362"/>
    <w:rsid w:val="002E3407"/>
    <w:rsid w:val="002E341A"/>
    <w:rsid w:val="002E3BB9"/>
    <w:rsid w:val="002E3BE2"/>
    <w:rsid w:val="002E3EAD"/>
    <w:rsid w:val="002E3EE1"/>
    <w:rsid w:val="002E41C5"/>
    <w:rsid w:val="002E530F"/>
    <w:rsid w:val="002E5C55"/>
    <w:rsid w:val="002E696A"/>
    <w:rsid w:val="002E7160"/>
    <w:rsid w:val="002E7BA3"/>
    <w:rsid w:val="002F061A"/>
    <w:rsid w:val="002F2B76"/>
    <w:rsid w:val="002F3C67"/>
    <w:rsid w:val="002F41CF"/>
    <w:rsid w:val="002F421C"/>
    <w:rsid w:val="002F6084"/>
    <w:rsid w:val="002F62E6"/>
    <w:rsid w:val="002F72A1"/>
    <w:rsid w:val="002F73DE"/>
    <w:rsid w:val="003002C5"/>
    <w:rsid w:val="0030030E"/>
    <w:rsid w:val="00300F8B"/>
    <w:rsid w:val="00301D51"/>
    <w:rsid w:val="00302229"/>
    <w:rsid w:val="0030250B"/>
    <w:rsid w:val="0030340E"/>
    <w:rsid w:val="00303E69"/>
    <w:rsid w:val="00304487"/>
    <w:rsid w:val="00305247"/>
    <w:rsid w:val="003065DC"/>
    <w:rsid w:val="00307E0C"/>
    <w:rsid w:val="00310D70"/>
    <w:rsid w:val="00311147"/>
    <w:rsid w:val="0031127F"/>
    <w:rsid w:val="00312DEE"/>
    <w:rsid w:val="003131D6"/>
    <w:rsid w:val="00313AE9"/>
    <w:rsid w:val="00314483"/>
    <w:rsid w:val="00314E70"/>
    <w:rsid w:val="003158B1"/>
    <w:rsid w:val="00315CBB"/>
    <w:rsid w:val="0031664E"/>
    <w:rsid w:val="003223E8"/>
    <w:rsid w:val="003227D7"/>
    <w:rsid w:val="00322E7C"/>
    <w:rsid w:val="003232BD"/>
    <w:rsid w:val="00324143"/>
    <w:rsid w:val="00326915"/>
    <w:rsid w:val="00326FAB"/>
    <w:rsid w:val="003274EB"/>
    <w:rsid w:val="00327745"/>
    <w:rsid w:val="00330149"/>
    <w:rsid w:val="00331252"/>
    <w:rsid w:val="003313D4"/>
    <w:rsid w:val="00331A71"/>
    <w:rsid w:val="00333701"/>
    <w:rsid w:val="00335026"/>
    <w:rsid w:val="003358ED"/>
    <w:rsid w:val="00335B40"/>
    <w:rsid w:val="003360D4"/>
    <w:rsid w:val="0033729C"/>
    <w:rsid w:val="00340152"/>
    <w:rsid w:val="00340EAE"/>
    <w:rsid w:val="0034138C"/>
    <w:rsid w:val="0034139D"/>
    <w:rsid w:val="00341EA6"/>
    <w:rsid w:val="0034239B"/>
    <w:rsid w:val="003427FC"/>
    <w:rsid w:val="00342CB7"/>
    <w:rsid w:val="0034300F"/>
    <w:rsid w:val="00343661"/>
    <w:rsid w:val="003437AD"/>
    <w:rsid w:val="00345CFE"/>
    <w:rsid w:val="00345FB6"/>
    <w:rsid w:val="003473D5"/>
    <w:rsid w:val="0034759A"/>
    <w:rsid w:val="00347DEE"/>
    <w:rsid w:val="003514AD"/>
    <w:rsid w:val="003514B5"/>
    <w:rsid w:val="00351C70"/>
    <w:rsid w:val="00351F0C"/>
    <w:rsid w:val="0035278E"/>
    <w:rsid w:val="00352CDD"/>
    <w:rsid w:val="00353651"/>
    <w:rsid w:val="003536AC"/>
    <w:rsid w:val="00354556"/>
    <w:rsid w:val="00355EB6"/>
    <w:rsid w:val="00356DDF"/>
    <w:rsid w:val="003574A2"/>
    <w:rsid w:val="0036018B"/>
    <w:rsid w:val="003601F0"/>
    <w:rsid w:val="00360F9B"/>
    <w:rsid w:val="00361481"/>
    <w:rsid w:val="00361EE5"/>
    <w:rsid w:val="003631BF"/>
    <w:rsid w:val="003637A9"/>
    <w:rsid w:val="00363A03"/>
    <w:rsid w:val="00365205"/>
    <w:rsid w:val="00366618"/>
    <w:rsid w:val="00366867"/>
    <w:rsid w:val="00366AEE"/>
    <w:rsid w:val="00366E1F"/>
    <w:rsid w:val="00367C38"/>
    <w:rsid w:val="003713A2"/>
    <w:rsid w:val="00371B18"/>
    <w:rsid w:val="00372597"/>
    <w:rsid w:val="003729CC"/>
    <w:rsid w:val="003729EA"/>
    <w:rsid w:val="00374959"/>
    <w:rsid w:val="003750CB"/>
    <w:rsid w:val="00375BCF"/>
    <w:rsid w:val="00376D9B"/>
    <w:rsid w:val="00376FE5"/>
    <w:rsid w:val="00377082"/>
    <w:rsid w:val="00377D22"/>
    <w:rsid w:val="00380B45"/>
    <w:rsid w:val="00382818"/>
    <w:rsid w:val="00382B65"/>
    <w:rsid w:val="00382FE7"/>
    <w:rsid w:val="00383705"/>
    <w:rsid w:val="0038517B"/>
    <w:rsid w:val="00385705"/>
    <w:rsid w:val="00385D5E"/>
    <w:rsid w:val="00386BEB"/>
    <w:rsid w:val="00386DAD"/>
    <w:rsid w:val="00387B65"/>
    <w:rsid w:val="003909FE"/>
    <w:rsid w:val="00390AA6"/>
    <w:rsid w:val="003927C1"/>
    <w:rsid w:val="003932ED"/>
    <w:rsid w:val="0039425B"/>
    <w:rsid w:val="00394283"/>
    <w:rsid w:val="003944CF"/>
    <w:rsid w:val="00395BA4"/>
    <w:rsid w:val="00395DCF"/>
    <w:rsid w:val="0039675E"/>
    <w:rsid w:val="00396AA7"/>
    <w:rsid w:val="003A1DF8"/>
    <w:rsid w:val="003A1F49"/>
    <w:rsid w:val="003A3BEA"/>
    <w:rsid w:val="003A48B4"/>
    <w:rsid w:val="003A4A0D"/>
    <w:rsid w:val="003A4FDA"/>
    <w:rsid w:val="003A5919"/>
    <w:rsid w:val="003A5E93"/>
    <w:rsid w:val="003A5FF9"/>
    <w:rsid w:val="003A6856"/>
    <w:rsid w:val="003A7FA1"/>
    <w:rsid w:val="003B01C7"/>
    <w:rsid w:val="003B0B42"/>
    <w:rsid w:val="003B3DD7"/>
    <w:rsid w:val="003B415F"/>
    <w:rsid w:val="003B41F9"/>
    <w:rsid w:val="003B495B"/>
    <w:rsid w:val="003B53BC"/>
    <w:rsid w:val="003B650B"/>
    <w:rsid w:val="003B77A7"/>
    <w:rsid w:val="003B7929"/>
    <w:rsid w:val="003B7AE0"/>
    <w:rsid w:val="003B7B94"/>
    <w:rsid w:val="003C0043"/>
    <w:rsid w:val="003C0BE6"/>
    <w:rsid w:val="003C14D5"/>
    <w:rsid w:val="003C2F10"/>
    <w:rsid w:val="003C36C0"/>
    <w:rsid w:val="003C45A5"/>
    <w:rsid w:val="003C51F1"/>
    <w:rsid w:val="003C5AEC"/>
    <w:rsid w:val="003C6236"/>
    <w:rsid w:val="003C72A1"/>
    <w:rsid w:val="003C7FAF"/>
    <w:rsid w:val="003D134D"/>
    <w:rsid w:val="003D17AE"/>
    <w:rsid w:val="003D24BE"/>
    <w:rsid w:val="003D44E0"/>
    <w:rsid w:val="003D48D0"/>
    <w:rsid w:val="003D4BF6"/>
    <w:rsid w:val="003D5017"/>
    <w:rsid w:val="003D5109"/>
    <w:rsid w:val="003D5369"/>
    <w:rsid w:val="003D5B21"/>
    <w:rsid w:val="003D5B59"/>
    <w:rsid w:val="003D5CF1"/>
    <w:rsid w:val="003D6C56"/>
    <w:rsid w:val="003D7036"/>
    <w:rsid w:val="003E0F70"/>
    <w:rsid w:val="003E1162"/>
    <w:rsid w:val="003E1B4E"/>
    <w:rsid w:val="003E1D0F"/>
    <w:rsid w:val="003E1E59"/>
    <w:rsid w:val="003E3B72"/>
    <w:rsid w:val="003E3B8D"/>
    <w:rsid w:val="003E3D76"/>
    <w:rsid w:val="003E3F9B"/>
    <w:rsid w:val="003E4C30"/>
    <w:rsid w:val="003E4E35"/>
    <w:rsid w:val="003E51DB"/>
    <w:rsid w:val="003E620D"/>
    <w:rsid w:val="003F0A4B"/>
    <w:rsid w:val="003F0B4D"/>
    <w:rsid w:val="003F0F13"/>
    <w:rsid w:val="003F184D"/>
    <w:rsid w:val="003F24AD"/>
    <w:rsid w:val="003F267C"/>
    <w:rsid w:val="003F27B6"/>
    <w:rsid w:val="003F3A91"/>
    <w:rsid w:val="003F4B14"/>
    <w:rsid w:val="003F4ED3"/>
    <w:rsid w:val="003F62CA"/>
    <w:rsid w:val="003F7560"/>
    <w:rsid w:val="0040011A"/>
    <w:rsid w:val="004002F7"/>
    <w:rsid w:val="004008F5"/>
    <w:rsid w:val="00400AB1"/>
    <w:rsid w:val="00400AFB"/>
    <w:rsid w:val="00400BBA"/>
    <w:rsid w:val="00400D0D"/>
    <w:rsid w:val="00402F9C"/>
    <w:rsid w:val="0040529A"/>
    <w:rsid w:val="0040530E"/>
    <w:rsid w:val="00405F51"/>
    <w:rsid w:val="00406A67"/>
    <w:rsid w:val="00407A73"/>
    <w:rsid w:val="00407C44"/>
    <w:rsid w:val="004117EF"/>
    <w:rsid w:val="00412FAE"/>
    <w:rsid w:val="0041319B"/>
    <w:rsid w:val="00413E94"/>
    <w:rsid w:val="00414214"/>
    <w:rsid w:val="004152C6"/>
    <w:rsid w:val="00416582"/>
    <w:rsid w:val="00416A74"/>
    <w:rsid w:val="00417B62"/>
    <w:rsid w:val="00420AD6"/>
    <w:rsid w:val="0042114F"/>
    <w:rsid w:val="00421E07"/>
    <w:rsid w:val="004221B6"/>
    <w:rsid w:val="004226FC"/>
    <w:rsid w:val="004251B7"/>
    <w:rsid w:val="00425E32"/>
    <w:rsid w:val="00426561"/>
    <w:rsid w:val="004265CC"/>
    <w:rsid w:val="004265DA"/>
    <w:rsid w:val="00426DFF"/>
    <w:rsid w:val="00430532"/>
    <w:rsid w:val="00430FE1"/>
    <w:rsid w:val="00431110"/>
    <w:rsid w:val="004341C1"/>
    <w:rsid w:val="00434F95"/>
    <w:rsid w:val="00435F24"/>
    <w:rsid w:val="00437CC6"/>
    <w:rsid w:val="00437FF9"/>
    <w:rsid w:val="0044034C"/>
    <w:rsid w:val="00440834"/>
    <w:rsid w:val="00440C11"/>
    <w:rsid w:val="00441373"/>
    <w:rsid w:val="0044149D"/>
    <w:rsid w:val="00443947"/>
    <w:rsid w:val="00443B8D"/>
    <w:rsid w:val="004449A0"/>
    <w:rsid w:val="004465F8"/>
    <w:rsid w:val="0044662A"/>
    <w:rsid w:val="0044687C"/>
    <w:rsid w:val="004475C0"/>
    <w:rsid w:val="00447CDF"/>
    <w:rsid w:val="00450EA3"/>
    <w:rsid w:val="00451145"/>
    <w:rsid w:val="00451810"/>
    <w:rsid w:val="00451BDF"/>
    <w:rsid w:val="0045298B"/>
    <w:rsid w:val="00452FCF"/>
    <w:rsid w:val="0045402D"/>
    <w:rsid w:val="0045487F"/>
    <w:rsid w:val="004549D1"/>
    <w:rsid w:val="0045598B"/>
    <w:rsid w:val="004559CA"/>
    <w:rsid w:val="0045698E"/>
    <w:rsid w:val="00456DB8"/>
    <w:rsid w:val="0045703C"/>
    <w:rsid w:val="0045726A"/>
    <w:rsid w:val="004611BA"/>
    <w:rsid w:val="00462445"/>
    <w:rsid w:val="00465589"/>
    <w:rsid w:val="0046563D"/>
    <w:rsid w:val="00465BDA"/>
    <w:rsid w:val="004675A7"/>
    <w:rsid w:val="004702FC"/>
    <w:rsid w:val="004706CE"/>
    <w:rsid w:val="00470965"/>
    <w:rsid w:val="00471FEB"/>
    <w:rsid w:val="0047392B"/>
    <w:rsid w:val="00473E89"/>
    <w:rsid w:val="004762FD"/>
    <w:rsid w:val="00476857"/>
    <w:rsid w:val="00476860"/>
    <w:rsid w:val="0047702A"/>
    <w:rsid w:val="004775F9"/>
    <w:rsid w:val="00480288"/>
    <w:rsid w:val="00480B5E"/>
    <w:rsid w:val="00484F0D"/>
    <w:rsid w:val="00486547"/>
    <w:rsid w:val="00487173"/>
    <w:rsid w:val="004900E2"/>
    <w:rsid w:val="004904C0"/>
    <w:rsid w:val="00490746"/>
    <w:rsid w:val="0049099B"/>
    <w:rsid w:val="004910A3"/>
    <w:rsid w:val="004924FA"/>
    <w:rsid w:val="00492E35"/>
    <w:rsid w:val="00492FC5"/>
    <w:rsid w:val="00493F6A"/>
    <w:rsid w:val="00494401"/>
    <w:rsid w:val="00494691"/>
    <w:rsid w:val="00495EF4"/>
    <w:rsid w:val="00496B96"/>
    <w:rsid w:val="00497B04"/>
    <w:rsid w:val="004A03CC"/>
    <w:rsid w:val="004A077E"/>
    <w:rsid w:val="004A0A4A"/>
    <w:rsid w:val="004A155A"/>
    <w:rsid w:val="004A2465"/>
    <w:rsid w:val="004A2A19"/>
    <w:rsid w:val="004A3F72"/>
    <w:rsid w:val="004A41A1"/>
    <w:rsid w:val="004A5706"/>
    <w:rsid w:val="004A5C9B"/>
    <w:rsid w:val="004A5E0D"/>
    <w:rsid w:val="004A6356"/>
    <w:rsid w:val="004B0D59"/>
    <w:rsid w:val="004B141D"/>
    <w:rsid w:val="004B16B6"/>
    <w:rsid w:val="004B4828"/>
    <w:rsid w:val="004B5D7D"/>
    <w:rsid w:val="004B6C8E"/>
    <w:rsid w:val="004B6F32"/>
    <w:rsid w:val="004B720A"/>
    <w:rsid w:val="004B732E"/>
    <w:rsid w:val="004C147D"/>
    <w:rsid w:val="004C15DE"/>
    <w:rsid w:val="004C2CF5"/>
    <w:rsid w:val="004C3959"/>
    <w:rsid w:val="004C43F9"/>
    <w:rsid w:val="004C474A"/>
    <w:rsid w:val="004C5A4C"/>
    <w:rsid w:val="004C5D68"/>
    <w:rsid w:val="004C71C3"/>
    <w:rsid w:val="004C757F"/>
    <w:rsid w:val="004D171D"/>
    <w:rsid w:val="004D24CC"/>
    <w:rsid w:val="004D3558"/>
    <w:rsid w:val="004D38DA"/>
    <w:rsid w:val="004D3DF7"/>
    <w:rsid w:val="004D4638"/>
    <w:rsid w:val="004D5307"/>
    <w:rsid w:val="004D5648"/>
    <w:rsid w:val="004D6701"/>
    <w:rsid w:val="004D6B78"/>
    <w:rsid w:val="004D6F92"/>
    <w:rsid w:val="004D774D"/>
    <w:rsid w:val="004E033E"/>
    <w:rsid w:val="004E0D5F"/>
    <w:rsid w:val="004E19B5"/>
    <w:rsid w:val="004E3494"/>
    <w:rsid w:val="004E3D0D"/>
    <w:rsid w:val="004E4AE1"/>
    <w:rsid w:val="004E533F"/>
    <w:rsid w:val="004E58F5"/>
    <w:rsid w:val="004E643C"/>
    <w:rsid w:val="004E66A5"/>
    <w:rsid w:val="004E76F1"/>
    <w:rsid w:val="004E7AA7"/>
    <w:rsid w:val="004F1060"/>
    <w:rsid w:val="004F1FF2"/>
    <w:rsid w:val="004F24D7"/>
    <w:rsid w:val="004F2AF7"/>
    <w:rsid w:val="004F2F36"/>
    <w:rsid w:val="004F348B"/>
    <w:rsid w:val="004F362A"/>
    <w:rsid w:val="004F438E"/>
    <w:rsid w:val="004F57CC"/>
    <w:rsid w:val="004F6BCD"/>
    <w:rsid w:val="004F7B51"/>
    <w:rsid w:val="005003CC"/>
    <w:rsid w:val="00500654"/>
    <w:rsid w:val="00500B6C"/>
    <w:rsid w:val="005015F5"/>
    <w:rsid w:val="00502F40"/>
    <w:rsid w:val="00503462"/>
    <w:rsid w:val="00503580"/>
    <w:rsid w:val="005041CA"/>
    <w:rsid w:val="0050472F"/>
    <w:rsid w:val="00504A26"/>
    <w:rsid w:val="0050568B"/>
    <w:rsid w:val="00506BAA"/>
    <w:rsid w:val="0050727F"/>
    <w:rsid w:val="00507A0D"/>
    <w:rsid w:val="00510918"/>
    <w:rsid w:val="00510BBA"/>
    <w:rsid w:val="00510E57"/>
    <w:rsid w:val="00511B11"/>
    <w:rsid w:val="00511C2B"/>
    <w:rsid w:val="00513712"/>
    <w:rsid w:val="00513760"/>
    <w:rsid w:val="00514384"/>
    <w:rsid w:val="00514BE1"/>
    <w:rsid w:val="0051595D"/>
    <w:rsid w:val="00515BE7"/>
    <w:rsid w:val="005162C3"/>
    <w:rsid w:val="0051762A"/>
    <w:rsid w:val="00520717"/>
    <w:rsid w:val="00520DC9"/>
    <w:rsid w:val="0052166E"/>
    <w:rsid w:val="00521BDF"/>
    <w:rsid w:val="00521DB9"/>
    <w:rsid w:val="005222C8"/>
    <w:rsid w:val="005224D6"/>
    <w:rsid w:val="005239CF"/>
    <w:rsid w:val="00524D5F"/>
    <w:rsid w:val="0052524F"/>
    <w:rsid w:val="00525272"/>
    <w:rsid w:val="00526764"/>
    <w:rsid w:val="00526949"/>
    <w:rsid w:val="00530330"/>
    <w:rsid w:val="005308CE"/>
    <w:rsid w:val="00530CC1"/>
    <w:rsid w:val="005319BE"/>
    <w:rsid w:val="00533221"/>
    <w:rsid w:val="00533F46"/>
    <w:rsid w:val="00534255"/>
    <w:rsid w:val="005348C5"/>
    <w:rsid w:val="00535198"/>
    <w:rsid w:val="00535B86"/>
    <w:rsid w:val="00536063"/>
    <w:rsid w:val="0053767E"/>
    <w:rsid w:val="00537AF7"/>
    <w:rsid w:val="00540106"/>
    <w:rsid w:val="005403BC"/>
    <w:rsid w:val="00540FA9"/>
    <w:rsid w:val="00542E2F"/>
    <w:rsid w:val="00543078"/>
    <w:rsid w:val="00543286"/>
    <w:rsid w:val="00544F86"/>
    <w:rsid w:val="00545106"/>
    <w:rsid w:val="0054592D"/>
    <w:rsid w:val="005459FF"/>
    <w:rsid w:val="00545B60"/>
    <w:rsid w:val="00545F24"/>
    <w:rsid w:val="005462ED"/>
    <w:rsid w:val="005463EE"/>
    <w:rsid w:val="00547231"/>
    <w:rsid w:val="00547A08"/>
    <w:rsid w:val="00547F21"/>
    <w:rsid w:val="0055024E"/>
    <w:rsid w:val="00550481"/>
    <w:rsid w:val="00550B8A"/>
    <w:rsid w:val="00550DF5"/>
    <w:rsid w:val="005518D9"/>
    <w:rsid w:val="005524E1"/>
    <w:rsid w:val="005528E6"/>
    <w:rsid w:val="00553721"/>
    <w:rsid w:val="00553730"/>
    <w:rsid w:val="00553C7A"/>
    <w:rsid w:val="00554025"/>
    <w:rsid w:val="00554DBA"/>
    <w:rsid w:val="00554F98"/>
    <w:rsid w:val="00556952"/>
    <w:rsid w:val="00556D9A"/>
    <w:rsid w:val="0055709E"/>
    <w:rsid w:val="0055751E"/>
    <w:rsid w:val="005575B8"/>
    <w:rsid w:val="00557EB0"/>
    <w:rsid w:val="0056090B"/>
    <w:rsid w:val="00560B7D"/>
    <w:rsid w:val="00560CBF"/>
    <w:rsid w:val="00560CD4"/>
    <w:rsid w:val="005618B9"/>
    <w:rsid w:val="00561F19"/>
    <w:rsid w:val="00562291"/>
    <w:rsid w:val="0056252B"/>
    <w:rsid w:val="0056269F"/>
    <w:rsid w:val="005626FC"/>
    <w:rsid w:val="0056458E"/>
    <w:rsid w:val="005649BA"/>
    <w:rsid w:val="00565857"/>
    <w:rsid w:val="00565FA4"/>
    <w:rsid w:val="00566882"/>
    <w:rsid w:val="00566ECD"/>
    <w:rsid w:val="0056769D"/>
    <w:rsid w:val="00567CCE"/>
    <w:rsid w:val="00567DCB"/>
    <w:rsid w:val="005704CE"/>
    <w:rsid w:val="00570885"/>
    <w:rsid w:val="0057251F"/>
    <w:rsid w:val="00572C72"/>
    <w:rsid w:val="00572CB4"/>
    <w:rsid w:val="00572F98"/>
    <w:rsid w:val="005730DB"/>
    <w:rsid w:val="00573DF3"/>
    <w:rsid w:val="00573FDF"/>
    <w:rsid w:val="00574834"/>
    <w:rsid w:val="005748E0"/>
    <w:rsid w:val="005751B8"/>
    <w:rsid w:val="005766A7"/>
    <w:rsid w:val="00577571"/>
    <w:rsid w:val="0057785D"/>
    <w:rsid w:val="00577C28"/>
    <w:rsid w:val="005802EF"/>
    <w:rsid w:val="0058051B"/>
    <w:rsid w:val="00580557"/>
    <w:rsid w:val="005817DB"/>
    <w:rsid w:val="005822A9"/>
    <w:rsid w:val="0058275F"/>
    <w:rsid w:val="00582E15"/>
    <w:rsid w:val="005834BC"/>
    <w:rsid w:val="005840AE"/>
    <w:rsid w:val="0058464A"/>
    <w:rsid w:val="005852B8"/>
    <w:rsid w:val="00586386"/>
    <w:rsid w:val="00586974"/>
    <w:rsid w:val="00586ED5"/>
    <w:rsid w:val="005874D9"/>
    <w:rsid w:val="00591CD4"/>
    <w:rsid w:val="005921E2"/>
    <w:rsid w:val="00592A4B"/>
    <w:rsid w:val="00592BD1"/>
    <w:rsid w:val="005935CD"/>
    <w:rsid w:val="005937C4"/>
    <w:rsid w:val="005940CC"/>
    <w:rsid w:val="005948F0"/>
    <w:rsid w:val="00594A2C"/>
    <w:rsid w:val="00595078"/>
    <w:rsid w:val="00595FDE"/>
    <w:rsid w:val="00596FA4"/>
    <w:rsid w:val="00597587"/>
    <w:rsid w:val="005A0387"/>
    <w:rsid w:val="005A1D9B"/>
    <w:rsid w:val="005A201E"/>
    <w:rsid w:val="005A21DB"/>
    <w:rsid w:val="005A272B"/>
    <w:rsid w:val="005A2C06"/>
    <w:rsid w:val="005A37FD"/>
    <w:rsid w:val="005A38C7"/>
    <w:rsid w:val="005A41C7"/>
    <w:rsid w:val="005A5A17"/>
    <w:rsid w:val="005A5C24"/>
    <w:rsid w:val="005A781C"/>
    <w:rsid w:val="005A7955"/>
    <w:rsid w:val="005B2C21"/>
    <w:rsid w:val="005B428C"/>
    <w:rsid w:val="005B4C33"/>
    <w:rsid w:val="005B583F"/>
    <w:rsid w:val="005B7788"/>
    <w:rsid w:val="005B7E8C"/>
    <w:rsid w:val="005C011C"/>
    <w:rsid w:val="005C05C1"/>
    <w:rsid w:val="005C12B8"/>
    <w:rsid w:val="005C215C"/>
    <w:rsid w:val="005C2441"/>
    <w:rsid w:val="005C2CCE"/>
    <w:rsid w:val="005C396A"/>
    <w:rsid w:val="005C413E"/>
    <w:rsid w:val="005C4D0B"/>
    <w:rsid w:val="005C60BD"/>
    <w:rsid w:val="005C6629"/>
    <w:rsid w:val="005C6C30"/>
    <w:rsid w:val="005D0257"/>
    <w:rsid w:val="005D0791"/>
    <w:rsid w:val="005D0F26"/>
    <w:rsid w:val="005D184C"/>
    <w:rsid w:val="005D1BEE"/>
    <w:rsid w:val="005D279D"/>
    <w:rsid w:val="005D31C6"/>
    <w:rsid w:val="005D3406"/>
    <w:rsid w:val="005D3EAD"/>
    <w:rsid w:val="005D474A"/>
    <w:rsid w:val="005D5446"/>
    <w:rsid w:val="005D5767"/>
    <w:rsid w:val="005D7222"/>
    <w:rsid w:val="005D7442"/>
    <w:rsid w:val="005D7914"/>
    <w:rsid w:val="005E0567"/>
    <w:rsid w:val="005E07AC"/>
    <w:rsid w:val="005E2801"/>
    <w:rsid w:val="005E401A"/>
    <w:rsid w:val="005E4DE0"/>
    <w:rsid w:val="005E4E78"/>
    <w:rsid w:val="005E5430"/>
    <w:rsid w:val="005E5505"/>
    <w:rsid w:val="005E58E1"/>
    <w:rsid w:val="005E782E"/>
    <w:rsid w:val="005F043D"/>
    <w:rsid w:val="005F0B1E"/>
    <w:rsid w:val="005F0B46"/>
    <w:rsid w:val="005F1A89"/>
    <w:rsid w:val="005F1C07"/>
    <w:rsid w:val="005F1F12"/>
    <w:rsid w:val="005F3A78"/>
    <w:rsid w:val="005F41B8"/>
    <w:rsid w:val="005F4FFE"/>
    <w:rsid w:val="005F51FD"/>
    <w:rsid w:val="005F5886"/>
    <w:rsid w:val="005F6147"/>
    <w:rsid w:val="005F6DD2"/>
    <w:rsid w:val="005F729F"/>
    <w:rsid w:val="00600A79"/>
    <w:rsid w:val="00600E02"/>
    <w:rsid w:val="006018E1"/>
    <w:rsid w:val="00602BA5"/>
    <w:rsid w:val="00603307"/>
    <w:rsid w:val="00605943"/>
    <w:rsid w:val="00605F12"/>
    <w:rsid w:val="0060766F"/>
    <w:rsid w:val="00611B71"/>
    <w:rsid w:val="00613C40"/>
    <w:rsid w:val="00614A06"/>
    <w:rsid w:val="006150A0"/>
    <w:rsid w:val="00615B3D"/>
    <w:rsid w:val="006176CC"/>
    <w:rsid w:val="00617A74"/>
    <w:rsid w:val="0062087B"/>
    <w:rsid w:val="00620B06"/>
    <w:rsid w:val="00620B92"/>
    <w:rsid w:val="0062138A"/>
    <w:rsid w:val="00621C9D"/>
    <w:rsid w:val="00621CB2"/>
    <w:rsid w:val="00621DB8"/>
    <w:rsid w:val="006232B5"/>
    <w:rsid w:val="0062401C"/>
    <w:rsid w:val="0062599D"/>
    <w:rsid w:val="00626531"/>
    <w:rsid w:val="00626708"/>
    <w:rsid w:val="006268F7"/>
    <w:rsid w:val="006307E7"/>
    <w:rsid w:val="00631353"/>
    <w:rsid w:val="00632A27"/>
    <w:rsid w:val="00632E11"/>
    <w:rsid w:val="00633410"/>
    <w:rsid w:val="0063460D"/>
    <w:rsid w:val="00634A38"/>
    <w:rsid w:val="006359E4"/>
    <w:rsid w:val="00636DCB"/>
    <w:rsid w:val="00637A27"/>
    <w:rsid w:val="00641937"/>
    <w:rsid w:val="00643099"/>
    <w:rsid w:val="0064311E"/>
    <w:rsid w:val="00644771"/>
    <w:rsid w:val="00644918"/>
    <w:rsid w:val="00644F8D"/>
    <w:rsid w:val="00647C37"/>
    <w:rsid w:val="006501C1"/>
    <w:rsid w:val="0065042B"/>
    <w:rsid w:val="0065098B"/>
    <w:rsid w:val="00650D5A"/>
    <w:rsid w:val="0065147D"/>
    <w:rsid w:val="006515A0"/>
    <w:rsid w:val="00651790"/>
    <w:rsid w:val="00651994"/>
    <w:rsid w:val="006519D6"/>
    <w:rsid w:val="00653F3A"/>
    <w:rsid w:val="006540D1"/>
    <w:rsid w:val="006549DE"/>
    <w:rsid w:val="00655BC0"/>
    <w:rsid w:val="0066040E"/>
    <w:rsid w:val="0066501C"/>
    <w:rsid w:val="006652B6"/>
    <w:rsid w:val="00665583"/>
    <w:rsid w:val="00665E98"/>
    <w:rsid w:val="00665F11"/>
    <w:rsid w:val="0066715F"/>
    <w:rsid w:val="006676E0"/>
    <w:rsid w:val="00670F08"/>
    <w:rsid w:val="00672897"/>
    <w:rsid w:val="00674A7F"/>
    <w:rsid w:val="00674B2E"/>
    <w:rsid w:val="0067506D"/>
    <w:rsid w:val="006752BC"/>
    <w:rsid w:val="0067627B"/>
    <w:rsid w:val="006763F4"/>
    <w:rsid w:val="006779EF"/>
    <w:rsid w:val="00677E27"/>
    <w:rsid w:val="006810EB"/>
    <w:rsid w:val="006819B1"/>
    <w:rsid w:val="00681A57"/>
    <w:rsid w:val="006856DF"/>
    <w:rsid w:val="00686304"/>
    <w:rsid w:val="00686BC0"/>
    <w:rsid w:val="0068772C"/>
    <w:rsid w:val="00687A96"/>
    <w:rsid w:val="00687B8C"/>
    <w:rsid w:val="00687CC0"/>
    <w:rsid w:val="00687E95"/>
    <w:rsid w:val="00690083"/>
    <w:rsid w:val="00690281"/>
    <w:rsid w:val="006903F3"/>
    <w:rsid w:val="0069049F"/>
    <w:rsid w:val="00693DF5"/>
    <w:rsid w:val="00694CE8"/>
    <w:rsid w:val="006954D1"/>
    <w:rsid w:val="00695AAB"/>
    <w:rsid w:val="0069629F"/>
    <w:rsid w:val="0069667A"/>
    <w:rsid w:val="00696F2D"/>
    <w:rsid w:val="006970A2"/>
    <w:rsid w:val="006971DD"/>
    <w:rsid w:val="006973C9"/>
    <w:rsid w:val="006978F6"/>
    <w:rsid w:val="006979CD"/>
    <w:rsid w:val="006A0AEF"/>
    <w:rsid w:val="006A1295"/>
    <w:rsid w:val="006A1A37"/>
    <w:rsid w:val="006A1D56"/>
    <w:rsid w:val="006A28A0"/>
    <w:rsid w:val="006A2CD1"/>
    <w:rsid w:val="006A334A"/>
    <w:rsid w:val="006A3861"/>
    <w:rsid w:val="006A3BBB"/>
    <w:rsid w:val="006A41E7"/>
    <w:rsid w:val="006A50E1"/>
    <w:rsid w:val="006A5597"/>
    <w:rsid w:val="006A57DB"/>
    <w:rsid w:val="006A70CC"/>
    <w:rsid w:val="006A7AFB"/>
    <w:rsid w:val="006B000F"/>
    <w:rsid w:val="006B0DC6"/>
    <w:rsid w:val="006B1AE3"/>
    <w:rsid w:val="006B24AF"/>
    <w:rsid w:val="006B2A4A"/>
    <w:rsid w:val="006B3705"/>
    <w:rsid w:val="006B4223"/>
    <w:rsid w:val="006B473C"/>
    <w:rsid w:val="006B61C3"/>
    <w:rsid w:val="006B6CDE"/>
    <w:rsid w:val="006B7975"/>
    <w:rsid w:val="006C0011"/>
    <w:rsid w:val="006C03F1"/>
    <w:rsid w:val="006C04FE"/>
    <w:rsid w:val="006C0CFE"/>
    <w:rsid w:val="006C1196"/>
    <w:rsid w:val="006C1548"/>
    <w:rsid w:val="006C179F"/>
    <w:rsid w:val="006C1E63"/>
    <w:rsid w:val="006C1E9D"/>
    <w:rsid w:val="006C295F"/>
    <w:rsid w:val="006C2EC4"/>
    <w:rsid w:val="006C36F2"/>
    <w:rsid w:val="006C4A7F"/>
    <w:rsid w:val="006C5D3B"/>
    <w:rsid w:val="006C62C8"/>
    <w:rsid w:val="006C7113"/>
    <w:rsid w:val="006C74E6"/>
    <w:rsid w:val="006C7CEF"/>
    <w:rsid w:val="006D03BE"/>
    <w:rsid w:val="006D1212"/>
    <w:rsid w:val="006D1333"/>
    <w:rsid w:val="006D1665"/>
    <w:rsid w:val="006D221A"/>
    <w:rsid w:val="006D271E"/>
    <w:rsid w:val="006D27AC"/>
    <w:rsid w:val="006D2F59"/>
    <w:rsid w:val="006D300B"/>
    <w:rsid w:val="006D3DFB"/>
    <w:rsid w:val="006D49F4"/>
    <w:rsid w:val="006D5D95"/>
    <w:rsid w:val="006D602D"/>
    <w:rsid w:val="006D6134"/>
    <w:rsid w:val="006D75F1"/>
    <w:rsid w:val="006D77F4"/>
    <w:rsid w:val="006D7AE0"/>
    <w:rsid w:val="006E1018"/>
    <w:rsid w:val="006E1E51"/>
    <w:rsid w:val="006E2604"/>
    <w:rsid w:val="006E2FB8"/>
    <w:rsid w:val="006E3B17"/>
    <w:rsid w:val="006E3B63"/>
    <w:rsid w:val="006E4DA8"/>
    <w:rsid w:val="006E521D"/>
    <w:rsid w:val="006E53A1"/>
    <w:rsid w:val="006E54E5"/>
    <w:rsid w:val="006E5AA9"/>
    <w:rsid w:val="006E6F36"/>
    <w:rsid w:val="006E73AF"/>
    <w:rsid w:val="006F0A0F"/>
    <w:rsid w:val="006F0B36"/>
    <w:rsid w:val="006F1C4D"/>
    <w:rsid w:val="006F2106"/>
    <w:rsid w:val="006F2765"/>
    <w:rsid w:val="006F2AE7"/>
    <w:rsid w:val="006F2C1C"/>
    <w:rsid w:val="006F34E6"/>
    <w:rsid w:val="006F3A17"/>
    <w:rsid w:val="006F3A87"/>
    <w:rsid w:val="006F3F2E"/>
    <w:rsid w:val="006F4269"/>
    <w:rsid w:val="006F43B0"/>
    <w:rsid w:val="006F53A1"/>
    <w:rsid w:val="006F606B"/>
    <w:rsid w:val="006F6C73"/>
    <w:rsid w:val="006F72C3"/>
    <w:rsid w:val="006F7358"/>
    <w:rsid w:val="0070019C"/>
    <w:rsid w:val="00700C6A"/>
    <w:rsid w:val="00701143"/>
    <w:rsid w:val="00701A0D"/>
    <w:rsid w:val="00701D7F"/>
    <w:rsid w:val="007023FA"/>
    <w:rsid w:val="00702A1A"/>
    <w:rsid w:val="00703BE6"/>
    <w:rsid w:val="00703DED"/>
    <w:rsid w:val="00704512"/>
    <w:rsid w:val="00704CFD"/>
    <w:rsid w:val="00704E84"/>
    <w:rsid w:val="00705089"/>
    <w:rsid w:val="0070611C"/>
    <w:rsid w:val="00707B65"/>
    <w:rsid w:val="00707D67"/>
    <w:rsid w:val="00710EF5"/>
    <w:rsid w:val="00711488"/>
    <w:rsid w:val="007123C8"/>
    <w:rsid w:val="00712456"/>
    <w:rsid w:val="00712553"/>
    <w:rsid w:val="00713574"/>
    <w:rsid w:val="007146AD"/>
    <w:rsid w:val="00714AA4"/>
    <w:rsid w:val="007161CE"/>
    <w:rsid w:val="0071675D"/>
    <w:rsid w:val="0071706B"/>
    <w:rsid w:val="007176E5"/>
    <w:rsid w:val="00717711"/>
    <w:rsid w:val="0071779D"/>
    <w:rsid w:val="00717F03"/>
    <w:rsid w:val="00720651"/>
    <w:rsid w:val="007206EF"/>
    <w:rsid w:val="007212FA"/>
    <w:rsid w:val="00721996"/>
    <w:rsid w:val="00722612"/>
    <w:rsid w:val="00722655"/>
    <w:rsid w:val="00722726"/>
    <w:rsid w:val="00723F10"/>
    <w:rsid w:val="007240C3"/>
    <w:rsid w:val="00725366"/>
    <w:rsid w:val="00725BA0"/>
    <w:rsid w:val="00725E6F"/>
    <w:rsid w:val="007267BD"/>
    <w:rsid w:val="00726FBF"/>
    <w:rsid w:val="00727149"/>
    <w:rsid w:val="007278E4"/>
    <w:rsid w:val="00727B21"/>
    <w:rsid w:val="00730297"/>
    <w:rsid w:val="00730A5C"/>
    <w:rsid w:val="00731F70"/>
    <w:rsid w:val="00732BF2"/>
    <w:rsid w:val="007356F0"/>
    <w:rsid w:val="00736B09"/>
    <w:rsid w:val="00737CA1"/>
    <w:rsid w:val="00737CBD"/>
    <w:rsid w:val="007403DF"/>
    <w:rsid w:val="00741138"/>
    <w:rsid w:val="0074265D"/>
    <w:rsid w:val="00742874"/>
    <w:rsid w:val="007428A9"/>
    <w:rsid w:val="00742B12"/>
    <w:rsid w:val="00744E9C"/>
    <w:rsid w:val="00744FAF"/>
    <w:rsid w:val="00745851"/>
    <w:rsid w:val="00745869"/>
    <w:rsid w:val="0074600A"/>
    <w:rsid w:val="007473D8"/>
    <w:rsid w:val="007520C8"/>
    <w:rsid w:val="0075283E"/>
    <w:rsid w:val="0075299E"/>
    <w:rsid w:val="007539B7"/>
    <w:rsid w:val="00753C9F"/>
    <w:rsid w:val="00754B35"/>
    <w:rsid w:val="007557DC"/>
    <w:rsid w:val="00755E1D"/>
    <w:rsid w:val="0075623D"/>
    <w:rsid w:val="00756281"/>
    <w:rsid w:val="00757053"/>
    <w:rsid w:val="00757497"/>
    <w:rsid w:val="007579EA"/>
    <w:rsid w:val="007616F1"/>
    <w:rsid w:val="007618AD"/>
    <w:rsid w:val="00761BA4"/>
    <w:rsid w:val="007632DF"/>
    <w:rsid w:val="00763807"/>
    <w:rsid w:val="0076384D"/>
    <w:rsid w:val="00763D19"/>
    <w:rsid w:val="0076667C"/>
    <w:rsid w:val="007667F7"/>
    <w:rsid w:val="00766981"/>
    <w:rsid w:val="007670F4"/>
    <w:rsid w:val="007716F8"/>
    <w:rsid w:val="00771700"/>
    <w:rsid w:val="00771963"/>
    <w:rsid w:val="00773039"/>
    <w:rsid w:val="00773223"/>
    <w:rsid w:val="007741C9"/>
    <w:rsid w:val="00774B49"/>
    <w:rsid w:val="00774F73"/>
    <w:rsid w:val="0077665F"/>
    <w:rsid w:val="0077766B"/>
    <w:rsid w:val="00777779"/>
    <w:rsid w:val="00777872"/>
    <w:rsid w:val="007803CA"/>
    <w:rsid w:val="00780B4C"/>
    <w:rsid w:val="00781C72"/>
    <w:rsid w:val="00782B7F"/>
    <w:rsid w:val="00782E6C"/>
    <w:rsid w:val="00783EB9"/>
    <w:rsid w:val="00783EC9"/>
    <w:rsid w:val="00784220"/>
    <w:rsid w:val="00784311"/>
    <w:rsid w:val="00786D16"/>
    <w:rsid w:val="00786F1C"/>
    <w:rsid w:val="007910A8"/>
    <w:rsid w:val="00791B3A"/>
    <w:rsid w:val="00796017"/>
    <w:rsid w:val="00796575"/>
    <w:rsid w:val="00796A98"/>
    <w:rsid w:val="0079748A"/>
    <w:rsid w:val="007974D9"/>
    <w:rsid w:val="00797BC8"/>
    <w:rsid w:val="00797DD7"/>
    <w:rsid w:val="007A1010"/>
    <w:rsid w:val="007A1819"/>
    <w:rsid w:val="007A1A05"/>
    <w:rsid w:val="007A1BB7"/>
    <w:rsid w:val="007A4C35"/>
    <w:rsid w:val="007A50FE"/>
    <w:rsid w:val="007A5C15"/>
    <w:rsid w:val="007B003C"/>
    <w:rsid w:val="007B09A0"/>
    <w:rsid w:val="007B0EC9"/>
    <w:rsid w:val="007B22EF"/>
    <w:rsid w:val="007B258F"/>
    <w:rsid w:val="007B278B"/>
    <w:rsid w:val="007B2C0B"/>
    <w:rsid w:val="007B2D10"/>
    <w:rsid w:val="007B30DB"/>
    <w:rsid w:val="007B354C"/>
    <w:rsid w:val="007B38DF"/>
    <w:rsid w:val="007B4406"/>
    <w:rsid w:val="007B704C"/>
    <w:rsid w:val="007B79D6"/>
    <w:rsid w:val="007C09FA"/>
    <w:rsid w:val="007C36CF"/>
    <w:rsid w:val="007C3AD1"/>
    <w:rsid w:val="007C3C84"/>
    <w:rsid w:val="007C44B7"/>
    <w:rsid w:val="007C54CC"/>
    <w:rsid w:val="007C5FD3"/>
    <w:rsid w:val="007C649D"/>
    <w:rsid w:val="007C7DF3"/>
    <w:rsid w:val="007D0260"/>
    <w:rsid w:val="007D06A2"/>
    <w:rsid w:val="007D08AB"/>
    <w:rsid w:val="007D1909"/>
    <w:rsid w:val="007D2DB2"/>
    <w:rsid w:val="007D2E45"/>
    <w:rsid w:val="007D3CD0"/>
    <w:rsid w:val="007D3D50"/>
    <w:rsid w:val="007D3DEA"/>
    <w:rsid w:val="007D4964"/>
    <w:rsid w:val="007D4E84"/>
    <w:rsid w:val="007D5095"/>
    <w:rsid w:val="007D50BA"/>
    <w:rsid w:val="007D55F8"/>
    <w:rsid w:val="007D6906"/>
    <w:rsid w:val="007E039D"/>
    <w:rsid w:val="007E0486"/>
    <w:rsid w:val="007E29CE"/>
    <w:rsid w:val="007E415D"/>
    <w:rsid w:val="007E4558"/>
    <w:rsid w:val="007E45D5"/>
    <w:rsid w:val="007E55C0"/>
    <w:rsid w:val="007E56EE"/>
    <w:rsid w:val="007E5B1F"/>
    <w:rsid w:val="007E5B5D"/>
    <w:rsid w:val="007F2A01"/>
    <w:rsid w:val="007F30EB"/>
    <w:rsid w:val="007F33F8"/>
    <w:rsid w:val="007F373B"/>
    <w:rsid w:val="007F3BC7"/>
    <w:rsid w:val="007F3ECC"/>
    <w:rsid w:val="007F553D"/>
    <w:rsid w:val="007F5C5C"/>
    <w:rsid w:val="007F5FA0"/>
    <w:rsid w:val="007F6640"/>
    <w:rsid w:val="007F6F0E"/>
    <w:rsid w:val="007F723F"/>
    <w:rsid w:val="007F7545"/>
    <w:rsid w:val="007F762E"/>
    <w:rsid w:val="00800992"/>
    <w:rsid w:val="008014AF"/>
    <w:rsid w:val="0080161D"/>
    <w:rsid w:val="00801DCD"/>
    <w:rsid w:val="008036CC"/>
    <w:rsid w:val="00803F7E"/>
    <w:rsid w:val="0080555B"/>
    <w:rsid w:val="00807BA9"/>
    <w:rsid w:val="00812B98"/>
    <w:rsid w:val="00812EC1"/>
    <w:rsid w:val="00813739"/>
    <w:rsid w:val="00813A26"/>
    <w:rsid w:val="00814643"/>
    <w:rsid w:val="00814A22"/>
    <w:rsid w:val="008150B7"/>
    <w:rsid w:val="008170FD"/>
    <w:rsid w:val="008213CA"/>
    <w:rsid w:val="008219F2"/>
    <w:rsid w:val="0082416B"/>
    <w:rsid w:val="008243AE"/>
    <w:rsid w:val="00824831"/>
    <w:rsid w:val="00824D00"/>
    <w:rsid w:val="00824FF4"/>
    <w:rsid w:val="008254B4"/>
    <w:rsid w:val="00825882"/>
    <w:rsid w:val="0082761E"/>
    <w:rsid w:val="008279BD"/>
    <w:rsid w:val="008303E7"/>
    <w:rsid w:val="00835456"/>
    <w:rsid w:val="00835485"/>
    <w:rsid w:val="00835785"/>
    <w:rsid w:val="00836103"/>
    <w:rsid w:val="00836815"/>
    <w:rsid w:val="00836F7C"/>
    <w:rsid w:val="00837260"/>
    <w:rsid w:val="00840D39"/>
    <w:rsid w:val="008412B9"/>
    <w:rsid w:val="0084131D"/>
    <w:rsid w:val="00841932"/>
    <w:rsid w:val="00841B31"/>
    <w:rsid w:val="00842AFC"/>
    <w:rsid w:val="00842B2C"/>
    <w:rsid w:val="00842DC0"/>
    <w:rsid w:val="00842F83"/>
    <w:rsid w:val="008442B0"/>
    <w:rsid w:val="00845452"/>
    <w:rsid w:val="00845519"/>
    <w:rsid w:val="0084621E"/>
    <w:rsid w:val="008462F4"/>
    <w:rsid w:val="0084667A"/>
    <w:rsid w:val="0084752D"/>
    <w:rsid w:val="00847DC5"/>
    <w:rsid w:val="0085047B"/>
    <w:rsid w:val="00851097"/>
    <w:rsid w:val="008519A3"/>
    <w:rsid w:val="00852153"/>
    <w:rsid w:val="008529E8"/>
    <w:rsid w:val="008533D1"/>
    <w:rsid w:val="00853712"/>
    <w:rsid w:val="00853C90"/>
    <w:rsid w:val="00853EBA"/>
    <w:rsid w:val="00855296"/>
    <w:rsid w:val="00855FF7"/>
    <w:rsid w:val="00856104"/>
    <w:rsid w:val="008561BA"/>
    <w:rsid w:val="0085725A"/>
    <w:rsid w:val="0085733E"/>
    <w:rsid w:val="00857DD8"/>
    <w:rsid w:val="00857E45"/>
    <w:rsid w:val="0086090A"/>
    <w:rsid w:val="00860CB0"/>
    <w:rsid w:val="008613FF"/>
    <w:rsid w:val="00862215"/>
    <w:rsid w:val="00862F72"/>
    <w:rsid w:val="008634FD"/>
    <w:rsid w:val="00863861"/>
    <w:rsid w:val="00863E48"/>
    <w:rsid w:val="00864DFA"/>
    <w:rsid w:val="00865AB9"/>
    <w:rsid w:val="00866D4C"/>
    <w:rsid w:val="008679F2"/>
    <w:rsid w:val="00872198"/>
    <w:rsid w:val="00872D3E"/>
    <w:rsid w:val="00872DBB"/>
    <w:rsid w:val="00873CA1"/>
    <w:rsid w:val="008743C2"/>
    <w:rsid w:val="00875375"/>
    <w:rsid w:val="008754A1"/>
    <w:rsid w:val="00877996"/>
    <w:rsid w:val="008811D5"/>
    <w:rsid w:val="0088184A"/>
    <w:rsid w:val="00882D26"/>
    <w:rsid w:val="00882ED8"/>
    <w:rsid w:val="00883B52"/>
    <w:rsid w:val="00885269"/>
    <w:rsid w:val="00887C47"/>
    <w:rsid w:val="00890A46"/>
    <w:rsid w:val="00890C82"/>
    <w:rsid w:val="00890CD2"/>
    <w:rsid w:val="00890EF3"/>
    <w:rsid w:val="008920BE"/>
    <w:rsid w:val="008924CA"/>
    <w:rsid w:val="008928CA"/>
    <w:rsid w:val="00893D60"/>
    <w:rsid w:val="0089424A"/>
    <w:rsid w:val="00894F46"/>
    <w:rsid w:val="00895F35"/>
    <w:rsid w:val="008965AB"/>
    <w:rsid w:val="00896715"/>
    <w:rsid w:val="008972CE"/>
    <w:rsid w:val="0089749F"/>
    <w:rsid w:val="008A0827"/>
    <w:rsid w:val="008A1003"/>
    <w:rsid w:val="008A11C8"/>
    <w:rsid w:val="008A18A2"/>
    <w:rsid w:val="008A1B93"/>
    <w:rsid w:val="008A1DCD"/>
    <w:rsid w:val="008A1EA9"/>
    <w:rsid w:val="008A1FE1"/>
    <w:rsid w:val="008A2DE5"/>
    <w:rsid w:val="008A3E30"/>
    <w:rsid w:val="008A40C8"/>
    <w:rsid w:val="008A46F6"/>
    <w:rsid w:val="008A4893"/>
    <w:rsid w:val="008A58CA"/>
    <w:rsid w:val="008A5B98"/>
    <w:rsid w:val="008A6F59"/>
    <w:rsid w:val="008A7D9D"/>
    <w:rsid w:val="008B08D8"/>
    <w:rsid w:val="008B1F87"/>
    <w:rsid w:val="008B2FE1"/>
    <w:rsid w:val="008B326C"/>
    <w:rsid w:val="008B434D"/>
    <w:rsid w:val="008B43C2"/>
    <w:rsid w:val="008B4BF6"/>
    <w:rsid w:val="008B52C6"/>
    <w:rsid w:val="008B5797"/>
    <w:rsid w:val="008B6AD9"/>
    <w:rsid w:val="008B7342"/>
    <w:rsid w:val="008B7DC6"/>
    <w:rsid w:val="008C01AC"/>
    <w:rsid w:val="008C085A"/>
    <w:rsid w:val="008C27B5"/>
    <w:rsid w:val="008C2A4C"/>
    <w:rsid w:val="008C3462"/>
    <w:rsid w:val="008C348F"/>
    <w:rsid w:val="008C37CA"/>
    <w:rsid w:val="008C4DDE"/>
    <w:rsid w:val="008C5DC3"/>
    <w:rsid w:val="008C64DB"/>
    <w:rsid w:val="008C6A9E"/>
    <w:rsid w:val="008C6C7D"/>
    <w:rsid w:val="008C6DA1"/>
    <w:rsid w:val="008C71A3"/>
    <w:rsid w:val="008D00AF"/>
    <w:rsid w:val="008D0428"/>
    <w:rsid w:val="008D0580"/>
    <w:rsid w:val="008D114F"/>
    <w:rsid w:val="008D2533"/>
    <w:rsid w:val="008D2EC9"/>
    <w:rsid w:val="008D4AB1"/>
    <w:rsid w:val="008D5D42"/>
    <w:rsid w:val="008D67DB"/>
    <w:rsid w:val="008E0731"/>
    <w:rsid w:val="008E0B32"/>
    <w:rsid w:val="008E196B"/>
    <w:rsid w:val="008E2927"/>
    <w:rsid w:val="008E31E6"/>
    <w:rsid w:val="008E509F"/>
    <w:rsid w:val="008E564F"/>
    <w:rsid w:val="008E681A"/>
    <w:rsid w:val="008F0C2B"/>
    <w:rsid w:val="008F1A74"/>
    <w:rsid w:val="008F25D2"/>
    <w:rsid w:val="008F2655"/>
    <w:rsid w:val="008F2A64"/>
    <w:rsid w:val="008F2F24"/>
    <w:rsid w:val="008F30C3"/>
    <w:rsid w:val="008F3148"/>
    <w:rsid w:val="008F438B"/>
    <w:rsid w:val="008F4A19"/>
    <w:rsid w:val="008F5258"/>
    <w:rsid w:val="008F6CA7"/>
    <w:rsid w:val="008F7A9A"/>
    <w:rsid w:val="009002F2"/>
    <w:rsid w:val="00901942"/>
    <w:rsid w:val="009036B3"/>
    <w:rsid w:val="00903C39"/>
    <w:rsid w:val="00905641"/>
    <w:rsid w:val="009064DC"/>
    <w:rsid w:val="0091025E"/>
    <w:rsid w:val="0091078D"/>
    <w:rsid w:val="00910BD6"/>
    <w:rsid w:val="00912ACF"/>
    <w:rsid w:val="00912D60"/>
    <w:rsid w:val="00912D83"/>
    <w:rsid w:val="009140F2"/>
    <w:rsid w:val="00914739"/>
    <w:rsid w:val="00914A1C"/>
    <w:rsid w:val="00915244"/>
    <w:rsid w:val="00915A63"/>
    <w:rsid w:val="00920278"/>
    <w:rsid w:val="0092047F"/>
    <w:rsid w:val="00920792"/>
    <w:rsid w:val="00921F33"/>
    <w:rsid w:val="009223D7"/>
    <w:rsid w:val="00923B5F"/>
    <w:rsid w:val="00923D79"/>
    <w:rsid w:val="00923ED2"/>
    <w:rsid w:val="0092611F"/>
    <w:rsid w:val="00926E2A"/>
    <w:rsid w:val="0093012B"/>
    <w:rsid w:val="009321F2"/>
    <w:rsid w:val="009327C0"/>
    <w:rsid w:val="00932FDC"/>
    <w:rsid w:val="00933860"/>
    <w:rsid w:val="00933A68"/>
    <w:rsid w:val="00933B19"/>
    <w:rsid w:val="00934A11"/>
    <w:rsid w:val="0093523B"/>
    <w:rsid w:val="0093733F"/>
    <w:rsid w:val="00937481"/>
    <w:rsid w:val="00937B4C"/>
    <w:rsid w:val="00937D69"/>
    <w:rsid w:val="00940103"/>
    <w:rsid w:val="009404DB"/>
    <w:rsid w:val="00940DD0"/>
    <w:rsid w:val="0094167A"/>
    <w:rsid w:val="009434D9"/>
    <w:rsid w:val="009439D0"/>
    <w:rsid w:val="00943EBA"/>
    <w:rsid w:val="00944853"/>
    <w:rsid w:val="00944AEA"/>
    <w:rsid w:val="00944D78"/>
    <w:rsid w:val="00944D7F"/>
    <w:rsid w:val="00944E69"/>
    <w:rsid w:val="00946980"/>
    <w:rsid w:val="00947F02"/>
    <w:rsid w:val="009533FD"/>
    <w:rsid w:val="00953533"/>
    <w:rsid w:val="00953577"/>
    <w:rsid w:val="00953AE3"/>
    <w:rsid w:val="00953CE9"/>
    <w:rsid w:val="009563FF"/>
    <w:rsid w:val="00956EFA"/>
    <w:rsid w:val="00960101"/>
    <w:rsid w:val="00960DAA"/>
    <w:rsid w:val="009622FA"/>
    <w:rsid w:val="00962EA8"/>
    <w:rsid w:val="00963282"/>
    <w:rsid w:val="00963663"/>
    <w:rsid w:val="00963681"/>
    <w:rsid w:val="00963AEF"/>
    <w:rsid w:val="00964F2D"/>
    <w:rsid w:val="00966004"/>
    <w:rsid w:val="0096649D"/>
    <w:rsid w:val="00967285"/>
    <w:rsid w:val="009679DF"/>
    <w:rsid w:val="0097063A"/>
    <w:rsid w:val="00970F50"/>
    <w:rsid w:val="00971936"/>
    <w:rsid w:val="00971AF9"/>
    <w:rsid w:val="009728E0"/>
    <w:rsid w:val="00973858"/>
    <w:rsid w:val="009749C0"/>
    <w:rsid w:val="009752CD"/>
    <w:rsid w:val="00975758"/>
    <w:rsid w:val="00976D0D"/>
    <w:rsid w:val="00977C40"/>
    <w:rsid w:val="00981100"/>
    <w:rsid w:val="0098187A"/>
    <w:rsid w:val="00984460"/>
    <w:rsid w:val="0098549D"/>
    <w:rsid w:val="00985F41"/>
    <w:rsid w:val="00986330"/>
    <w:rsid w:val="00987CF4"/>
    <w:rsid w:val="00987FDF"/>
    <w:rsid w:val="009918B5"/>
    <w:rsid w:val="00992166"/>
    <w:rsid w:val="0099265C"/>
    <w:rsid w:val="00992802"/>
    <w:rsid w:val="00992964"/>
    <w:rsid w:val="00992F0A"/>
    <w:rsid w:val="0099594C"/>
    <w:rsid w:val="00995C19"/>
    <w:rsid w:val="00996FEC"/>
    <w:rsid w:val="0099722B"/>
    <w:rsid w:val="009979FF"/>
    <w:rsid w:val="00997AE1"/>
    <w:rsid w:val="00997B29"/>
    <w:rsid w:val="009A0FAE"/>
    <w:rsid w:val="009A1FFB"/>
    <w:rsid w:val="009A2970"/>
    <w:rsid w:val="009A5501"/>
    <w:rsid w:val="009A707C"/>
    <w:rsid w:val="009A792E"/>
    <w:rsid w:val="009B0379"/>
    <w:rsid w:val="009B11C3"/>
    <w:rsid w:val="009B166E"/>
    <w:rsid w:val="009B22F3"/>
    <w:rsid w:val="009B2B8D"/>
    <w:rsid w:val="009B3C66"/>
    <w:rsid w:val="009B3E1B"/>
    <w:rsid w:val="009B4929"/>
    <w:rsid w:val="009B4E5C"/>
    <w:rsid w:val="009B5175"/>
    <w:rsid w:val="009B5FF6"/>
    <w:rsid w:val="009B6C5D"/>
    <w:rsid w:val="009B6E94"/>
    <w:rsid w:val="009B78DE"/>
    <w:rsid w:val="009B79AA"/>
    <w:rsid w:val="009C01A3"/>
    <w:rsid w:val="009C1814"/>
    <w:rsid w:val="009C1D50"/>
    <w:rsid w:val="009C1F9E"/>
    <w:rsid w:val="009C27D1"/>
    <w:rsid w:val="009C3384"/>
    <w:rsid w:val="009C3679"/>
    <w:rsid w:val="009C3839"/>
    <w:rsid w:val="009C44B2"/>
    <w:rsid w:val="009C54AE"/>
    <w:rsid w:val="009C5572"/>
    <w:rsid w:val="009C5C10"/>
    <w:rsid w:val="009C5D0D"/>
    <w:rsid w:val="009C5ED0"/>
    <w:rsid w:val="009C6363"/>
    <w:rsid w:val="009C7B86"/>
    <w:rsid w:val="009D06EF"/>
    <w:rsid w:val="009D0FDB"/>
    <w:rsid w:val="009D30B2"/>
    <w:rsid w:val="009D3737"/>
    <w:rsid w:val="009D50D2"/>
    <w:rsid w:val="009D6467"/>
    <w:rsid w:val="009E0290"/>
    <w:rsid w:val="009E1570"/>
    <w:rsid w:val="009E19D1"/>
    <w:rsid w:val="009E1F15"/>
    <w:rsid w:val="009E1F39"/>
    <w:rsid w:val="009E2B58"/>
    <w:rsid w:val="009E3030"/>
    <w:rsid w:val="009E3C25"/>
    <w:rsid w:val="009E40AC"/>
    <w:rsid w:val="009E561A"/>
    <w:rsid w:val="009E5659"/>
    <w:rsid w:val="009E5BC9"/>
    <w:rsid w:val="009E717B"/>
    <w:rsid w:val="009E7507"/>
    <w:rsid w:val="009E7ADA"/>
    <w:rsid w:val="009F066D"/>
    <w:rsid w:val="009F1341"/>
    <w:rsid w:val="009F25DD"/>
    <w:rsid w:val="009F343E"/>
    <w:rsid w:val="009F5174"/>
    <w:rsid w:val="009F51C4"/>
    <w:rsid w:val="009F52E5"/>
    <w:rsid w:val="009F6BF4"/>
    <w:rsid w:val="009F73E7"/>
    <w:rsid w:val="009F7A3E"/>
    <w:rsid w:val="00A00A07"/>
    <w:rsid w:val="00A00B91"/>
    <w:rsid w:val="00A00E01"/>
    <w:rsid w:val="00A03B30"/>
    <w:rsid w:val="00A03CD2"/>
    <w:rsid w:val="00A040BB"/>
    <w:rsid w:val="00A046AB"/>
    <w:rsid w:val="00A05054"/>
    <w:rsid w:val="00A06C5F"/>
    <w:rsid w:val="00A07D17"/>
    <w:rsid w:val="00A11331"/>
    <w:rsid w:val="00A11855"/>
    <w:rsid w:val="00A11C47"/>
    <w:rsid w:val="00A121E7"/>
    <w:rsid w:val="00A126F7"/>
    <w:rsid w:val="00A12AE4"/>
    <w:rsid w:val="00A138AD"/>
    <w:rsid w:val="00A148D3"/>
    <w:rsid w:val="00A148FD"/>
    <w:rsid w:val="00A14EC7"/>
    <w:rsid w:val="00A152A5"/>
    <w:rsid w:val="00A15935"/>
    <w:rsid w:val="00A16326"/>
    <w:rsid w:val="00A168D7"/>
    <w:rsid w:val="00A16E9B"/>
    <w:rsid w:val="00A17261"/>
    <w:rsid w:val="00A177A7"/>
    <w:rsid w:val="00A17D56"/>
    <w:rsid w:val="00A20CE0"/>
    <w:rsid w:val="00A2132C"/>
    <w:rsid w:val="00A2235A"/>
    <w:rsid w:val="00A22871"/>
    <w:rsid w:val="00A2382C"/>
    <w:rsid w:val="00A23BEB"/>
    <w:rsid w:val="00A24003"/>
    <w:rsid w:val="00A25B2E"/>
    <w:rsid w:val="00A26142"/>
    <w:rsid w:val="00A26408"/>
    <w:rsid w:val="00A26982"/>
    <w:rsid w:val="00A27BC2"/>
    <w:rsid w:val="00A27BF7"/>
    <w:rsid w:val="00A30C23"/>
    <w:rsid w:val="00A312FB"/>
    <w:rsid w:val="00A326F3"/>
    <w:rsid w:val="00A32996"/>
    <w:rsid w:val="00A32B4D"/>
    <w:rsid w:val="00A32FDB"/>
    <w:rsid w:val="00A3328E"/>
    <w:rsid w:val="00A3387E"/>
    <w:rsid w:val="00A33A53"/>
    <w:rsid w:val="00A33BD8"/>
    <w:rsid w:val="00A34483"/>
    <w:rsid w:val="00A3457E"/>
    <w:rsid w:val="00A36E54"/>
    <w:rsid w:val="00A371C9"/>
    <w:rsid w:val="00A4073A"/>
    <w:rsid w:val="00A408A8"/>
    <w:rsid w:val="00A40F00"/>
    <w:rsid w:val="00A4175F"/>
    <w:rsid w:val="00A41E4E"/>
    <w:rsid w:val="00A433FB"/>
    <w:rsid w:val="00A43878"/>
    <w:rsid w:val="00A439F9"/>
    <w:rsid w:val="00A43BF2"/>
    <w:rsid w:val="00A4498E"/>
    <w:rsid w:val="00A44CEF"/>
    <w:rsid w:val="00A45C85"/>
    <w:rsid w:val="00A4618C"/>
    <w:rsid w:val="00A501B4"/>
    <w:rsid w:val="00A5023D"/>
    <w:rsid w:val="00A50396"/>
    <w:rsid w:val="00A50906"/>
    <w:rsid w:val="00A50E80"/>
    <w:rsid w:val="00A51626"/>
    <w:rsid w:val="00A5236F"/>
    <w:rsid w:val="00A52516"/>
    <w:rsid w:val="00A52D08"/>
    <w:rsid w:val="00A535FB"/>
    <w:rsid w:val="00A53B6F"/>
    <w:rsid w:val="00A55054"/>
    <w:rsid w:val="00A56C13"/>
    <w:rsid w:val="00A604D2"/>
    <w:rsid w:val="00A60AFA"/>
    <w:rsid w:val="00A6118D"/>
    <w:rsid w:val="00A6136F"/>
    <w:rsid w:val="00A62F77"/>
    <w:rsid w:val="00A646BE"/>
    <w:rsid w:val="00A64FE5"/>
    <w:rsid w:val="00A65708"/>
    <w:rsid w:val="00A65DEB"/>
    <w:rsid w:val="00A66680"/>
    <w:rsid w:val="00A6743A"/>
    <w:rsid w:val="00A6792D"/>
    <w:rsid w:val="00A67EAE"/>
    <w:rsid w:val="00A70307"/>
    <w:rsid w:val="00A7046E"/>
    <w:rsid w:val="00A705CB"/>
    <w:rsid w:val="00A70F28"/>
    <w:rsid w:val="00A71813"/>
    <w:rsid w:val="00A71F4E"/>
    <w:rsid w:val="00A7352F"/>
    <w:rsid w:val="00A75873"/>
    <w:rsid w:val="00A75A97"/>
    <w:rsid w:val="00A75D43"/>
    <w:rsid w:val="00A77519"/>
    <w:rsid w:val="00A77C35"/>
    <w:rsid w:val="00A77FC3"/>
    <w:rsid w:val="00A80346"/>
    <w:rsid w:val="00A808D1"/>
    <w:rsid w:val="00A812F6"/>
    <w:rsid w:val="00A81679"/>
    <w:rsid w:val="00A81D74"/>
    <w:rsid w:val="00A82B0D"/>
    <w:rsid w:val="00A83024"/>
    <w:rsid w:val="00A834D8"/>
    <w:rsid w:val="00A83744"/>
    <w:rsid w:val="00A841A3"/>
    <w:rsid w:val="00A841BA"/>
    <w:rsid w:val="00A846B9"/>
    <w:rsid w:val="00A846E5"/>
    <w:rsid w:val="00A853CF"/>
    <w:rsid w:val="00A8555C"/>
    <w:rsid w:val="00A857B1"/>
    <w:rsid w:val="00A86C76"/>
    <w:rsid w:val="00A86CD9"/>
    <w:rsid w:val="00A8735A"/>
    <w:rsid w:val="00A874C0"/>
    <w:rsid w:val="00A87CFB"/>
    <w:rsid w:val="00A9010B"/>
    <w:rsid w:val="00A90615"/>
    <w:rsid w:val="00A9068A"/>
    <w:rsid w:val="00A91691"/>
    <w:rsid w:val="00A91D72"/>
    <w:rsid w:val="00A92BA8"/>
    <w:rsid w:val="00A95113"/>
    <w:rsid w:val="00A9747D"/>
    <w:rsid w:val="00AA00E3"/>
    <w:rsid w:val="00AA014A"/>
    <w:rsid w:val="00AA0204"/>
    <w:rsid w:val="00AA08F2"/>
    <w:rsid w:val="00AA1A19"/>
    <w:rsid w:val="00AA20A3"/>
    <w:rsid w:val="00AA22EF"/>
    <w:rsid w:val="00AA3428"/>
    <w:rsid w:val="00AA366D"/>
    <w:rsid w:val="00AA36C5"/>
    <w:rsid w:val="00AA3EBB"/>
    <w:rsid w:val="00AA5429"/>
    <w:rsid w:val="00AA6040"/>
    <w:rsid w:val="00AA670B"/>
    <w:rsid w:val="00AA74E4"/>
    <w:rsid w:val="00AB0615"/>
    <w:rsid w:val="00AB074E"/>
    <w:rsid w:val="00AB1281"/>
    <w:rsid w:val="00AB2365"/>
    <w:rsid w:val="00AB2705"/>
    <w:rsid w:val="00AB5396"/>
    <w:rsid w:val="00AB5561"/>
    <w:rsid w:val="00AB6E88"/>
    <w:rsid w:val="00AB6EC9"/>
    <w:rsid w:val="00AB7083"/>
    <w:rsid w:val="00AB7387"/>
    <w:rsid w:val="00AB7ED0"/>
    <w:rsid w:val="00AC23AF"/>
    <w:rsid w:val="00AC349E"/>
    <w:rsid w:val="00AC36A0"/>
    <w:rsid w:val="00AC3AE0"/>
    <w:rsid w:val="00AC3FE5"/>
    <w:rsid w:val="00AC42EF"/>
    <w:rsid w:val="00AC453A"/>
    <w:rsid w:val="00AC5113"/>
    <w:rsid w:val="00AC53E7"/>
    <w:rsid w:val="00AC583E"/>
    <w:rsid w:val="00AC667E"/>
    <w:rsid w:val="00AC69B6"/>
    <w:rsid w:val="00AD119C"/>
    <w:rsid w:val="00AD151A"/>
    <w:rsid w:val="00AD2504"/>
    <w:rsid w:val="00AD263C"/>
    <w:rsid w:val="00AD2891"/>
    <w:rsid w:val="00AD3C44"/>
    <w:rsid w:val="00AD46DE"/>
    <w:rsid w:val="00AD51D4"/>
    <w:rsid w:val="00AD5396"/>
    <w:rsid w:val="00AD6C05"/>
    <w:rsid w:val="00AD6EEC"/>
    <w:rsid w:val="00AD6F9A"/>
    <w:rsid w:val="00AE063B"/>
    <w:rsid w:val="00AE0D2F"/>
    <w:rsid w:val="00AE0E3B"/>
    <w:rsid w:val="00AE17FD"/>
    <w:rsid w:val="00AE5176"/>
    <w:rsid w:val="00AE5407"/>
    <w:rsid w:val="00AE5661"/>
    <w:rsid w:val="00AE57F2"/>
    <w:rsid w:val="00AE5F38"/>
    <w:rsid w:val="00AE650B"/>
    <w:rsid w:val="00AE76BF"/>
    <w:rsid w:val="00AE7991"/>
    <w:rsid w:val="00AE79DB"/>
    <w:rsid w:val="00AF096A"/>
    <w:rsid w:val="00AF0A8C"/>
    <w:rsid w:val="00AF10FA"/>
    <w:rsid w:val="00AF1935"/>
    <w:rsid w:val="00AF1E3D"/>
    <w:rsid w:val="00AF29F2"/>
    <w:rsid w:val="00AF2CFC"/>
    <w:rsid w:val="00AF42F8"/>
    <w:rsid w:val="00AF49EF"/>
    <w:rsid w:val="00AF4FAB"/>
    <w:rsid w:val="00AF52A3"/>
    <w:rsid w:val="00AF57ED"/>
    <w:rsid w:val="00AF5F59"/>
    <w:rsid w:val="00AF6C52"/>
    <w:rsid w:val="00AF7108"/>
    <w:rsid w:val="00AF7750"/>
    <w:rsid w:val="00B00063"/>
    <w:rsid w:val="00B00434"/>
    <w:rsid w:val="00B00D01"/>
    <w:rsid w:val="00B00E23"/>
    <w:rsid w:val="00B020E6"/>
    <w:rsid w:val="00B0308B"/>
    <w:rsid w:val="00B04789"/>
    <w:rsid w:val="00B048F3"/>
    <w:rsid w:val="00B05022"/>
    <w:rsid w:val="00B05108"/>
    <w:rsid w:val="00B0526F"/>
    <w:rsid w:val="00B0732D"/>
    <w:rsid w:val="00B101C7"/>
    <w:rsid w:val="00B10B07"/>
    <w:rsid w:val="00B10D9B"/>
    <w:rsid w:val="00B11002"/>
    <w:rsid w:val="00B11552"/>
    <w:rsid w:val="00B11CAA"/>
    <w:rsid w:val="00B11CDE"/>
    <w:rsid w:val="00B1287D"/>
    <w:rsid w:val="00B13B83"/>
    <w:rsid w:val="00B15E6F"/>
    <w:rsid w:val="00B17B81"/>
    <w:rsid w:val="00B204AD"/>
    <w:rsid w:val="00B20660"/>
    <w:rsid w:val="00B20B8D"/>
    <w:rsid w:val="00B20D7B"/>
    <w:rsid w:val="00B216C9"/>
    <w:rsid w:val="00B21A52"/>
    <w:rsid w:val="00B22972"/>
    <w:rsid w:val="00B2424D"/>
    <w:rsid w:val="00B24317"/>
    <w:rsid w:val="00B25ABF"/>
    <w:rsid w:val="00B26A3D"/>
    <w:rsid w:val="00B271B9"/>
    <w:rsid w:val="00B27B5E"/>
    <w:rsid w:val="00B30C90"/>
    <w:rsid w:val="00B30F06"/>
    <w:rsid w:val="00B3140A"/>
    <w:rsid w:val="00B31538"/>
    <w:rsid w:val="00B320F7"/>
    <w:rsid w:val="00B32674"/>
    <w:rsid w:val="00B33632"/>
    <w:rsid w:val="00B35624"/>
    <w:rsid w:val="00B3663C"/>
    <w:rsid w:val="00B40DBE"/>
    <w:rsid w:val="00B414D6"/>
    <w:rsid w:val="00B42044"/>
    <w:rsid w:val="00B420D9"/>
    <w:rsid w:val="00B42B72"/>
    <w:rsid w:val="00B42E9C"/>
    <w:rsid w:val="00B45244"/>
    <w:rsid w:val="00B45AA8"/>
    <w:rsid w:val="00B45B85"/>
    <w:rsid w:val="00B467FA"/>
    <w:rsid w:val="00B52435"/>
    <w:rsid w:val="00B528FD"/>
    <w:rsid w:val="00B535AC"/>
    <w:rsid w:val="00B53D63"/>
    <w:rsid w:val="00B54334"/>
    <w:rsid w:val="00B54D82"/>
    <w:rsid w:val="00B5583E"/>
    <w:rsid w:val="00B5595F"/>
    <w:rsid w:val="00B55CFB"/>
    <w:rsid w:val="00B56537"/>
    <w:rsid w:val="00B56DEE"/>
    <w:rsid w:val="00B56F86"/>
    <w:rsid w:val="00B5708F"/>
    <w:rsid w:val="00B57301"/>
    <w:rsid w:val="00B57647"/>
    <w:rsid w:val="00B610A4"/>
    <w:rsid w:val="00B61A9C"/>
    <w:rsid w:val="00B6219B"/>
    <w:rsid w:val="00B6355F"/>
    <w:rsid w:val="00B6420E"/>
    <w:rsid w:val="00B64649"/>
    <w:rsid w:val="00B64686"/>
    <w:rsid w:val="00B64841"/>
    <w:rsid w:val="00B659AF"/>
    <w:rsid w:val="00B65EC2"/>
    <w:rsid w:val="00B66099"/>
    <w:rsid w:val="00B672BE"/>
    <w:rsid w:val="00B67BF3"/>
    <w:rsid w:val="00B70B9A"/>
    <w:rsid w:val="00B70F17"/>
    <w:rsid w:val="00B71A04"/>
    <w:rsid w:val="00B728D5"/>
    <w:rsid w:val="00B731D8"/>
    <w:rsid w:val="00B74A0B"/>
    <w:rsid w:val="00B7578D"/>
    <w:rsid w:val="00B75C79"/>
    <w:rsid w:val="00B7648C"/>
    <w:rsid w:val="00B76AF1"/>
    <w:rsid w:val="00B80270"/>
    <w:rsid w:val="00B806A3"/>
    <w:rsid w:val="00B80AF0"/>
    <w:rsid w:val="00B84468"/>
    <w:rsid w:val="00B845F3"/>
    <w:rsid w:val="00B84D1A"/>
    <w:rsid w:val="00B85987"/>
    <w:rsid w:val="00B85B08"/>
    <w:rsid w:val="00B861BF"/>
    <w:rsid w:val="00B86334"/>
    <w:rsid w:val="00B9063A"/>
    <w:rsid w:val="00B90E71"/>
    <w:rsid w:val="00B91EBA"/>
    <w:rsid w:val="00B9378C"/>
    <w:rsid w:val="00B94E21"/>
    <w:rsid w:val="00BA096C"/>
    <w:rsid w:val="00BA0B4E"/>
    <w:rsid w:val="00BA1BF5"/>
    <w:rsid w:val="00BA1EAF"/>
    <w:rsid w:val="00BA20FC"/>
    <w:rsid w:val="00BA2136"/>
    <w:rsid w:val="00BA3AE5"/>
    <w:rsid w:val="00BA575C"/>
    <w:rsid w:val="00BA6696"/>
    <w:rsid w:val="00BA66B9"/>
    <w:rsid w:val="00BA7958"/>
    <w:rsid w:val="00BA7E26"/>
    <w:rsid w:val="00BB0B82"/>
    <w:rsid w:val="00BB0F07"/>
    <w:rsid w:val="00BB17D6"/>
    <w:rsid w:val="00BB207D"/>
    <w:rsid w:val="00BB212B"/>
    <w:rsid w:val="00BB2366"/>
    <w:rsid w:val="00BB241A"/>
    <w:rsid w:val="00BB27D0"/>
    <w:rsid w:val="00BB3158"/>
    <w:rsid w:val="00BB3BE6"/>
    <w:rsid w:val="00BB48B5"/>
    <w:rsid w:val="00BB51C5"/>
    <w:rsid w:val="00BB68A6"/>
    <w:rsid w:val="00BB75EA"/>
    <w:rsid w:val="00BC0636"/>
    <w:rsid w:val="00BC07F0"/>
    <w:rsid w:val="00BC3925"/>
    <w:rsid w:val="00BC42F9"/>
    <w:rsid w:val="00BC43EF"/>
    <w:rsid w:val="00BC4C32"/>
    <w:rsid w:val="00BC4FEB"/>
    <w:rsid w:val="00BD164F"/>
    <w:rsid w:val="00BD24F4"/>
    <w:rsid w:val="00BD3093"/>
    <w:rsid w:val="00BD3096"/>
    <w:rsid w:val="00BD3548"/>
    <w:rsid w:val="00BD354A"/>
    <w:rsid w:val="00BD3855"/>
    <w:rsid w:val="00BD3F84"/>
    <w:rsid w:val="00BD4D28"/>
    <w:rsid w:val="00BD57B9"/>
    <w:rsid w:val="00BD5820"/>
    <w:rsid w:val="00BD5C65"/>
    <w:rsid w:val="00BD6189"/>
    <w:rsid w:val="00BD6CA2"/>
    <w:rsid w:val="00BD6EA4"/>
    <w:rsid w:val="00BD70D5"/>
    <w:rsid w:val="00BE036E"/>
    <w:rsid w:val="00BE0E39"/>
    <w:rsid w:val="00BE165D"/>
    <w:rsid w:val="00BE1816"/>
    <w:rsid w:val="00BE4E98"/>
    <w:rsid w:val="00BE52DC"/>
    <w:rsid w:val="00BE5837"/>
    <w:rsid w:val="00BE71A2"/>
    <w:rsid w:val="00BF0589"/>
    <w:rsid w:val="00BF0D15"/>
    <w:rsid w:val="00BF0FA4"/>
    <w:rsid w:val="00BF1D86"/>
    <w:rsid w:val="00BF27D2"/>
    <w:rsid w:val="00BF2D43"/>
    <w:rsid w:val="00BF2EF3"/>
    <w:rsid w:val="00BF3564"/>
    <w:rsid w:val="00BF397A"/>
    <w:rsid w:val="00BF4750"/>
    <w:rsid w:val="00BF5A4E"/>
    <w:rsid w:val="00BF6389"/>
    <w:rsid w:val="00BF66AA"/>
    <w:rsid w:val="00BF6739"/>
    <w:rsid w:val="00C01301"/>
    <w:rsid w:val="00C02530"/>
    <w:rsid w:val="00C027A1"/>
    <w:rsid w:val="00C0373A"/>
    <w:rsid w:val="00C03AAB"/>
    <w:rsid w:val="00C0431C"/>
    <w:rsid w:val="00C05940"/>
    <w:rsid w:val="00C06941"/>
    <w:rsid w:val="00C07142"/>
    <w:rsid w:val="00C07350"/>
    <w:rsid w:val="00C076AB"/>
    <w:rsid w:val="00C111B9"/>
    <w:rsid w:val="00C12796"/>
    <w:rsid w:val="00C12E57"/>
    <w:rsid w:val="00C13A36"/>
    <w:rsid w:val="00C13F5D"/>
    <w:rsid w:val="00C14208"/>
    <w:rsid w:val="00C1445B"/>
    <w:rsid w:val="00C14AB9"/>
    <w:rsid w:val="00C15E88"/>
    <w:rsid w:val="00C166BF"/>
    <w:rsid w:val="00C17891"/>
    <w:rsid w:val="00C208F5"/>
    <w:rsid w:val="00C21D6B"/>
    <w:rsid w:val="00C22301"/>
    <w:rsid w:val="00C2294B"/>
    <w:rsid w:val="00C23088"/>
    <w:rsid w:val="00C23D09"/>
    <w:rsid w:val="00C24210"/>
    <w:rsid w:val="00C26BE3"/>
    <w:rsid w:val="00C27B5F"/>
    <w:rsid w:val="00C27EF7"/>
    <w:rsid w:val="00C30739"/>
    <w:rsid w:val="00C3185D"/>
    <w:rsid w:val="00C325D1"/>
    <w:rsid w:val="00C33F17"/>
    <w:rsid w:val="00C3433D"/>
    <w:rsid w:val="00C350B2"/>
    <w:rsid w:val="00C353A5"/>
    <w:rsid w:val="00C35EDF"/>
    <w:rsid w:val="00C37BD1"/>
    <w:rsid w:val="00C40630"/>
    <w:rsid w:val="00C40B58"/>
    <w:rsid w:val="00C410E0"/>
    <w:rsid w:val="00C428AB"/>
    <w:rsid w:val="00C43388"/>
    <w:rsid w:val="00C441E9"/>
    <w:rsid w:val="00C4440B"/>
    <w:rsid w:val="00C44ECF"/>
    <w:rsid w:val="00C45FBB"/>
    <w:rsid w:val="00C472E5"/>
    <w:rsid w:val="00C47902"/>
    <w:rsid w:val="00C47AA8"/>
    <w:rsid w:val="00C51590"/>
    <w:rsid w:val="00C518B6"/>
    <w:rsid w:val="00C51D89"/>
    <w:rsid w:val="00C52A09"/>
    <w:rsid w:val="00C5595E"/>
    <w:rsid w:val="00C56E42"/>
    <w:rsid w:val="00C57116"/>
    <w:rsid w:val="00C57BDA"/>
    <w:rsid w:val="00C57FD0"/>
    <w:rsid w:val="00C600AA"/>
    <w:rsid w:val="00C603AD"/>
    <w:rsid w:val="00C609A5"/>
    <w:rsid w:val="00C627B1"/>
    <w:rsid w:val="00C630B2"/>
    <w:rsid w:val="00C63D88"/>
    <w:rsid w:val="00C654C6"/>
    <w:rsid w:val="00C65549"/>
    <w:rsid w:val="00C65B3A"/>
    <w:rsid w:val="00C66BB0"/>
    <w:rsid w:val="00C66BD2"/>
    <w:rsid w:val="00C674CD"/>
    <w:rsid w:val="00C707D3"/>
    <w:rsid w:val="00C710B4"/>
    <w:rsid w:val="00C72D1D"/>
    <w:rsid w:val="00C74BB9"/>
    <w:rsid w:val="00C757CE"/>
    <w:rsid w:val="00C7725D"/>
    <w:rsid w:val="00C776BE"/>
    <w:rsid w:val="00C77C60"/>
    <w:rsid w:val="00C77E60"/>
    <w:rsid w:val="00C80102"/>
    <w:rsid w:val="00C8175D"/>
    <w:rsid w:val="00C81859"/>
    <w:rsid w:val="00C82D64"/>
    <w:rsid w:val="00C83BCA"/>
    <w:rsid w:val="00C840A8"/>
    <w:rsid w:val="00C84171"/>
    <w:rsid w:val="00C857B0"/>
    <w:rsid w:val="00C859F1"/>
    <w:rsid w:val="00C86BAF"/>
    <w:rsid w:val="00C873D6"/>
    <w:rsid w:val="00C87715"/>
    <w:rsid w:val="00C87804"/>
    <w:rsid w:val="00C91E61"/>
    <w:rsid w:val="00C931BC"/>
    <w:rsid w:val="00C93885"/>
    <w:rsid w:val="00C94C0B"/>
    <w:rsid w:val="00C94EA3"/>
    <w:rsid w:val="00C94F3D"/>
    <w:rsid w:val="00C95932"/>
    <w:rsid w:val="00C96C50"/>
    <w:rsid w:val="00C96EBA"/>
    <w:rsid w:val="00C97D37"/>
    <w:rsid w:val="00CA04BF"/>
    <w:rsid w:val="00CA15ED"/>
    <w:rsid w:val="00CA4241"/>
    <w:rsid w:val="00CA6588"/>
    <w:rsid w:val="00CB19F3"/>
    <w:rsid w:val="00CB31A4"/>
    <w:rsid w:val="00CB354A"/>
    <w:rsid w:val="00CB3872"/>
    <w:rsid w:val="00CB49C8"/>
    <w:rsid w:val="00CB49E9"/>
    <w:rsid w:val="00CC0451"/>
    <w:rsid w:val="00CC0E2A"/>
    <w:rsid w:val="00CC177F"/>
    <w:rsid w:val="00CC1A3C"/>
    <w:rsid w:val="00CC2065"/>
    <w:rsid w:val="00CC23C9"/>
    <w:rsid w:val="00CC2BDE"/>
    <w:rsid w:val="00CC5F49"/>
    <w:rsid w:val="00CC6CEA"/>
    <w:rsid w:val="00CC725A"/>
    <w:rsid w:val="00CD0441"/>
    <w:rsid w:val="00CD25F7"/>
    <w:rsid w:val="00CD2769"/>
    <w:rsid w:val="00CD2B86"/>
    <w:rsid w:val="00CD4422"/>
    <w:rsid w:val="00CD4D82"/>
    <w:rsid w:val="00CD6CA0"/>
    <w:rsid w:val="00CD6F1E"/>
    <w:rsid w:val="00CD7812"/>
    <w:rsid w:val="00CE151E"/>
    <w:rsid w:val="00CE417C"/>
    <w:rsid w:val="00CE5691"/>
    <w:rsid w:val="00CE7569"/>
    <w:rsid w:val="00CF20DE"/>
    <w:rsid w:val="00CF2CE0"/>
    <w:rsid w:val="00CF2CE4"/>
    <w:rsid w:val="00CF3336"/>
    <w:rsid w:val="00CF4334"/>
    <w:rsid w:val="00CF4528"/>
    <w:rsid w:val="00CF468D"/>
    <w:rsid w:val="00CF6417"/>
    <w:rsid w:val="00CF668D"/>
    <w:rsid w:val="00CF69D4"/>
    <w:rsid w:val="00CF6B67"/>
    <w:rsid w:val="00CF6E95"/>
    <w:rsid w:val="00CF73EC"/>
    <w:rsid w:val="00CF7BBD"/>
    <w:rsid w:val="00D0010B"/>
    <w:rsid w:val="00D012F1"/>
    <w:rsid w:val="00D01457"/>
    <w:rsid w:val="00D03635"/>
    <w:rsid w:val="00D039E1"/>
    <w:rsid w:val="00D05464"/>
    <w:rsid w:val="00D0651A"/>
    <w:rsid w:val="00D13AB0"/>
    <w:rsid w:val="00D14960"/>
    <w:rsid w:val="00D14FDB"/>
    <w:rsid w:val="00D166C1"/>
    <w:rsid w:val="00D1696D"/>
    <w:rsid w:val="00D170E0"/>
    <w:rsid w:val="00D17211"/>
    <w:rsid w:val="00D2006D"/>
    <w:rsid w:val="00D20A9E"/>
    <w:rsid w:val="00D22A39"/>
    <w:rsid w:val="00D22EE7"/>
    <w:rsid w:val="00D23805"/>
    <w:rsid w:val="00D246A4"/>
    <w:rsid w:val="00D24BBA"/>
    <w:rsid w:val="00D24E37"/>
    <w:rsid w:val="00D259EB"/>
    <w:rsid w:val="00D25A1E"/>
    <w:rsid w:val="00D25F3D"/>
    <w:rsid w:val="00D26443"/>
    <w:rsid w:val="00D30303"/>
    <w:rsid w:val="00D306B0"/>
    <w:rsid w:val="00D3114B"/>
    <w:rsid w:val="00D31281"/>
    <w:rsid w:val="00D31397"/>
    <w:rsid w:val="00D31CE7"/>
    <w:rsid w:val="00D31EE0"/>
    <w:rsid w:val="00D321E5"/>
    <w:rsid w:val="00D324AF"/>
    <w:rsid w:val="00D32542"/>
    <w:rsid w:val="00D33194"/>
    <w:rsid w:val="00D335F0"/>
    <w:rsid w:val="00D34607"/>
    <w:rsid w:val="00D34767"/>
    <w:rsid w:val="00D347AC"/>
    <w:rsid w:val="00D359D6"/>
    <w:rsid w:val="00D35BC3"/>
    <w:rsid w:val="00D371DA"/>
    <w:rsid w:val="00D375FE"/>
    <w:rsid w:val="00D41153"/>
    <w:rsid w:val="00D41BEE"/>
    <w:rsid w:val="00D421F5"/>
    <w:rsid w:val="00D42705"/>
    <w:rsid w:val="00D427B1"/>
    <w:rsid w:val="00D4332A"/>
    <w:rsid w:val="00D46A13"/>
    <w:rsid w:val="00D47FDB"/>
    <w:rsid w:val="00D5034C"/>
    <w:rsid w:val="00D50D47"/>
    <w:rsid w:val="00D51DF0"/>
    <w:rsid w:val="00D52575"/>
    <w:rsid w:val="00D5356A"/>
    <w:rsid w:val="00D54881"/>
    <w:rsid w:val="00D55685"/>
    <w:rsid w:val="00D55B2F"/>
    <w:rsid w:val="00D565EC"/>
    <w:rsid w:val="00D566FC"/>
    <w:rsid w:val="00D56ED8"/>
    <w:rsid w:val="00D5714D"/>
    <w:rsid w:val="00D57A94"/>
    <w:rsid w:val="00D6168D"/>
    <w:rsid w:val="00D61C0D"/>
    <w:rsid w:val="00D622A7"/>
    <w:rsid w:val="00D6276B"/>
    <w:rsid w:val="00D6361D"/>
    <w:rsid w:val="00D63AF5"/>
    <w:rsid w:val="00D63FE7"/>
    <w:rsid w:val="00D64C06"/>
    <w:rsid w:val="00D660FC"/>
    <w:rsid w:val="00D66EEB"/>
    <w:rsid w:val="00D702DB"/>
    <w:rsid w:val="00D70B4D"/>
    <w:rsid w:val="00D72BEE"/>
    <w:rsid w:val="00D73B7D"/>
    <w:rsid w:val="00D744B3"/>
    <w:rsid w:val="00D74771"/>
    <w:rsid w:val="00D76E56"/>
    <w:rsid w:val="00D76F1C"/>
    <w:rsid w:val="00D77166"/>
    <w:rsid w:val="00D7729F"/>
    <w:rsid w:val="00D77749"/>
    <w:rsid w:val="00D80B89"/>
    <w:rsid w:val="00D80C91"/>
    <w:rsid w:val="00D81364"/>
    <w:rsid w:val="00D816F8"/>
    <w:rsid w:val="00D82E26"/>
    <w:rsid w:val="00D83062"/>
    <w:rsid w:val="00D833E5"/>
    <w:rsid w:val="00D83CFC"/>
    <w:rsid w:val="00D83DF0"/>
    <w:rsid w:val="00D83FB5"/>
    <w:rsid w:val="00D848BE"/>
    <w:rsid w:val="00D8542A"/>
    <w:rsid w:val="00D85F37"/>
    <w:rsid w:val="00D860EA"/>
    <w:rsid w:val="00D862F0"/>
    <w:rsid w:val="00D86B2B"/>
    <w:rsid w:val="00D86F78"/>
    <w:rsid w:val="00D8712C"/>
    <w:rsid w:val="00D87DF8"/>
    <w:rsid w:val="00D87DFF"/>
    <w:rsid w:val="00D9152C"/>
    <w:rsid w:val="00D92F09"/>
    <w:rsid w:val="00D9376D"/>
    <w:rsid w:val="00D94629"/>
    <w:rsid w:val="00D94860"/>
    <w:rsid w:val="00D95A52"/>
    <w:rsid w:val="00D95B71"/>
    <w:rsid w:val="00D96C12"/>
    <w:rsid w:val="00D97B2D"/>
    <w:rsid w:val="00DA01CC"/>
    <w:rsid w:val="00DA0A07"/>
    <w:rsid w:val="00DA1021"/>
    <w:rsid w:val="00DA14B6"/>
    <w:rsid w:val="00DA24FF"/>
    <w:rsid w:val="00DA2B62"/>
    <w:rsid w:val="00DA33D7"/>
    <w:rsid w:val="00DA4160"/>
    <w:rsid w:val="00DA47A4"/>
    <w:rsid w:val="00DA691B"/>
    <w:rsid w:val="00DA744D"/>
    <w:rsid w:val="00DB1A83"/>
    <w:rsid w:val="00DB248E"/>
    <w:rsid w:val="00DB3B09"/>
    <w:rsid w:val="00DB3BF5"/>
    <w:rsid w:val="00DB45E2"/>
    <w:rsid w:val="00DB52EF"/>
    <w:rsid w:val="00DB5880"/>
    <w:rsid w:val="00DB6BDE"/>
    <w:rsid w:val="00DB6CD4"/>
    <w:rsid w:val="00DB6D3B"/>
    <w:rsid w:val="00DB7876"/>
    <w:rsid w:val="00DC027B"/>
    <w:rsid w:val="00DC0404"/>
    <w:rsid w:val="00DC29B5"/>
    <w:rsid w:val="00DC33F3"/>
    <w:rsid w:val="00DC35E1"/>
    <w:rsid w:val="00DC6BB7"/>
    <w:rsid w:val="00DD06FC"/>
    <w:rsid w:val="00DD1321"/>
    <w:rsid w:val="00DD2714"/>
    <w:rsid w:val="00DD34DB"/>
    <w:rsid w:val="00DD4F9C"/>
    <w:rsid w:val="00DD50A1"/>
    <w:rsid w:val="00DD6A0E"/>
    <w:rsid w:val="00DD7873"/>
    <w:rsid w:val="00DD7AD0"/>
    <w:rsid w:val="00DD7D65"/>
    <w:rsid w:val="00DE0943"/>
    <w:rsid w:val="00DE1A12"/>
    <w:rsid w:val="00DE1EE8"/>
    <w:rsid w:val="00DE2452"/>
    <w:rsid w:val="00DE3605"/>
    <w:rsid w:val="00DE3F60"/>
    <w:rsid w:val="00DE4F05"/>
    <w:rsid w:val="00DE57B7"/>
    <w:rsid w:val="00DE6711"/>
    <w:rsid w:val="00DE78C7"/>
    <w:rsid w:val="00DF082C"/>
    <w:rsid w:val="00DF2B8C"/>
    <w:rsid w:val="00DF2D92"/>
    <w:rsid w:val="00DF30A9"/>
    <w:rsid w:val="00DF47E0"/>
    <w:rsid w:val="00DF5A02"/>
    <w:rsid w:val="00DF5F58"/>
    <w:rsid w:val="00DF7A1E"/>
    <w:rsid w:val="00DF7C93"/>
    <w:rsid w:val="00DF7F5F"/>
    <w:rsid w:val="00E003F2"/>
    <w:rsid w:val="00E01473"/>
    <w:rsid w:val="00E0190F"/>
    <w:rsid w:val="00E021CC"/>
    <w:rsid w:val="00E021FE"/>
    <w:rsid w:val="00E0228D"/>
    <w:rsid w:val="00E034F0"/>
    <w:rsid w:val="00E03AF3"/>
    <w:rsid w:val="00E0462D"/>
    <w:rsid w:val="00E04E40"/>
    <w:rsid w:val="00E054E4"/>
    <w:rsid w:val="00E05B99"/>
    <w:rsid w:val="00E061D5"/>
    <w:rsid w:val="00E064F6"/>
    <w:rsid w:val="00E07855"/>
    <w:rsid w:val="00E1058C"/>
    <w:rsid w:val="00E10591"/>
    <w:rsid w:val="00E107CF"/>
    <w:rsid w:val="00E1144E"/>
    <w:rsid w:val="00E116AD"/>
    <w:rsid w:val="00E11B9B"/>
    <w:rsid w:val="00E11ED5"/>
    <w:rsid w:val="00E13289"/>
    <w:rsid w:val="00E1384D"/>
    <w:rsid w:val="00E13AE9"/>
    <w:rsid w:val="00E13D0F"/>
    <w:rsid w:val="00E14000"/>
    <w:rsid w:val="00E16715"/>
    <w:rsid w:val="00E201ED"/>
    <w:rsid w:val="00E2167A"/>
    <w:rsid w:val="00E21D78"/>
    <w:rsid w:val="00E21FEA"/>
    <w:rsid w:val="00E227B2"/>
    <w:rsid w:val="00E22D32"/>
    <w:rsid w:val="00E2359D"/>
    <w:rsid w:val="00E24818"/>
    <w:rsid w:val="00E30568"/>
    <w:rsid w:val="00E305AE"/>
    <w:rsid w:val="00E3080C"/>
    <w:rsid w:val="00E31DE1"/>
    <w:rsid w:val="00E33123"/>
    <w:rsid w:val="00E338D4"/>
    <w:rsid w:val="00E344C1"/>
    <w:rsid w:val="00E34941"/>
    <w:rsid w:val="00E367FE"/>
    <w:rsid w:val="00E36A25"/>
    <w:rsid w:val="00E375D2"/>
    <w:rsid w:val="00E40D3C"/>
    <w:rsid w:val="00E40F64"/>
    <w:rsid w:val="00E417F6"/>
    <w:rsid w:val="00E424BF"/>
    <w:rsid w:val="00E42792"/>
    <w:rsid w:val="00E43E79"/>
    <w:rsid w:val="00E44B1A"/>
    <w:rsid w:val="00E45790"/>
    <w:rsid w:val="00E4732B"/>
    <w:rsid w:val="00E476E3"/>
    <w:rsid w:val="00E5165B"/>
    <w:rsid w:val="00E52D46"/>
    <w:rsid w:val="00E53796"/>
    <w:rsid w:val="00E53B8E"/>
    <w:rsid w:val="00E57450"/>
    <w:rsid w:val="00E60FE0"/>
    <w:rsid w:val="00E616B3"/>
    <w:rsid w:val="00E61C3E"/>
    <w:rsid w:val="00E61D04"/>
    <w:rsid w:val="00E62913"/>
    <w:rsid w:val="00E62C6B"/>
    <w:rsid w:val="00E63F28"/>
    <w:rsid w:val="00E67DC9"/>
    <w:rsid w:val="00E70575"/>
    <w:rsid w:val="00E70F52"/>
    <w:rsid w:val="00E71663"/>
    <w:rsid w:val="00E71A4E"/>
    <w:rsid w:val="00E71D9B"/>
    <w:rsid w:val="00E73B87"/>
    <w:rsid w:val="00E740BC"/>
    <w:rsid w:val="00E7468E"/>
    <w:rsid w:val="00E74A75"/>
    <w:rsid w:val="00E74E98"/>
    <w:rsid w:val="00E778F2"/>
    <w:rsid w:val="00E8093C"/>
    <w:rsid w:val="00E80FCC"/>
    <w:rsid w:val="00E81499"/>
    <w:rsid w:val="00E82EC1"/>
    <w:rsid w:val="00E83755"/>
    <w:rsid w:val="00E83C65"/>
    <w:rsid w:val="00E83E0C"/>
    <w:rsid w:val="00E850BC"/>
    <w:rsid w:val="00E85CA9"/>
    <w:rsid w:val="00E86419"/>
    <w:rsid w:val="00E86454"/>
    <w:rsid w:val="00E87F8E"/>
    <w:rsid w:val="00E9030F"/>
    <w:rsid w:val="00E90F63"/>
    <w:rsid w:val="00E9107D"/>
    <w:rsid w:val="00E91433"/>
    <w:rsid w:val="00E919E4"/>
    <w:rsid w:val="00E9204D"/>
    <w:rsid w:val="00E92FD9"/>
    <w:rsid w:val="00E94A14"/>
    <w:rsid w:val="00E954A6"/>
    <w:rsid w:val="00E96312"/>
    <w:rsid w:val="00E96B5F"/>
    <w:rsid w:val="00E96E7F"/>
    <w:rsid w:val="00E97488"/>
    <w:rsid w:val="00EA00F9"/>
    <w:rsid w:val="00EA2604"/>
    <w:rsid w:val="00EA263B"/>
    <w:rsid w:val="00EA2AF2"/>
    <w:rsid w:val="00EA3CCC"/>
    <w:rsid w:val="00EA49D2"/>
    <w:rsid w:val="00EA6561"/>
    <w:rsid w:val="00EB1747"/>
    <w:rsid w:val="00EB28FC"/>
    <w:rsid w:val="00EB2991"/>
    <w:rsid w:val="00EB3464"/>
    <w:rsid w:val="00EB69B5"/>
    <w:rsid w:val="00EB6C0D"/>
    <w:rsid w:val="00EB7AC4"/>
    <w:rsid w:val="00EB7AFB"/>
    <w:rsid w:val="00EC0320"/>
    <w:rsid w:val="00EC045A"/>
    <w:rsid w:val="00EC1D54"/>
    <w:rsid w:val="00EC1EBE"/>
    <w:rsid w:val="00EC2C2D"/>
    <w:rsid w:val="00EC4166"/>
    <w:rsid w:val="00EC42CC"/>
    <w:rsid w:val="00EC5EC9"/>
    <w:rsid w:val="00EC6EF4"/>
    <w:rsid w:val="00EC74C6"/>
    <w:rsid w:val="00ED00A6"/>
    <w:rsid w:val="00ED2435"/>
    <w:rsid w:val="00ED30AD"/>
    <w:rsid w:val="00ED36AE"/>
    <w:rsid w:val="00ED3735"/>
    <w:rsid w:val="00ED4292"/>
    <w:rsid w:val="00ED46C4"/>
    <w:rsid w:val="00ED5BED"/>
    <w:rsid w:val="00ED6C10"/>
    <w:rsid w:val="00ED700E"/>
    <w:rsid w:val="00ED7143"/>
    <w:rsid w:val="00ED71D0"/>
    <w:rsid w:val="00ED7525"/>
    <w:rsid w:val="00ED7ABB"/>
    <w:rsid w:val="00EE175A"/>
    <w:rsid w:val="00EE23CA"/>
    <w:rsid w:val="00EE2FA5"/>
    <w:rsid w:val="00EE48F6"/>
    <w:rsid w:val="00EE5900"/>
    <w:rsid w:val="00EE6376"/>
    <w:rsid w:val="00EE6BC3"/>
    <w:rsid w:val="00EE6FA5"/>
    <w:rsid w:val="00EE7E30"/>
    <w:rsid w:val="00EE7E7B"/>
    <w:rsid w:val="00EF0A03"/>
    <w:rsid w:val="00EF1389"/>
    <w:rsid w:val="00EF2F6B"/>
    <w:rsid w:val="00EF3110"/>
    <w:rsid w:val="00EF3D70"/>
    <w:rsid w:val="00EF4BBE"/>
    <w:rsid w:val="00EF4E4B"/>
    <w:rsid w:val="00F011C0"/>
    <w:rsid w:val="00F01CFE"/>
    <w:rsid w:val="00F03722"/>
    <w:rsid w:val="00F03F86"/>
    <w:rsid w:val="00F03FE9"/>
    <w:rsid w:val="00F044D5"/>
    <w:rsid w:val="00F0671B"/>
    <w:rsid w:val="00F067F2"/>
    <w:rsid w:val="00F11EA5"/>
    <w:rsid w:val="00F1289D"/>
    <w:rsid w:val="00F13DA7"/>
    <w:rsid w:val="00F16235"/>
    <w:rsid w:val="00F172AC"/>
    <w:rsid w:val="00F172F7"/>
    <w:rsid w:val="00F17412"/>
    <w:rsid w:val="00F178E7"/>
    <w:rsid w:val="00F17DBD"/>
    <w:rsid w:val="00F217F3"/>
    <w:rsid w:val="00F224F8"/>
    <w:rsid w:val="00F22CC7"/>
    <w:rsid w:val="00F23099"/>
    <w:rsid w:val="00F2457A"/>
    <w:rsid w:val="00F2477A"/>
    <w:rsid w:val="00F24DD3"/>
    <w:rsid w:val="00F2556D"/>
    <w:rsid w:val="00F260C7"/>
    <w:rsid w:val="00F30408"/>
    <w:rsid w:val="00F304F5"/>
    <w:rsid w:val="00F30A60"/>
    <w:rsid w:val="00F32594"/>
    <w:rsid w:val="00F32745"/>
    <w:rsid w:val="00F32B57"/>
    <w:rsid w:val="00F32D4A"/>
    <w:rsid w:val="00F3336A"/>
    <w:rsid w:val="00F3713B"/>
    <w:rsid w:val="00F40047"/>
    <w:rsid w:val="00F40352"/>
    <w:rsid w:val="00F4042F"/>
    <w:rsid w:val="00F415B4"/>
    <w:rsid w:val="00F4218A"/>
    <w:rsid w:val="00F4351E"/>
    <w:rsid w:val="00F43ABF"/>
    <w:rsid w:val="00F44215"/>
    <w:rsid w:val="00F46601"/>
    <w:rsid w:val="00F46A15"/>
    <w:rsid w:val="00F46CB8"/>
    <w:rsid w:val="00F475D6"/>
    <w:rsid w:val="00F47688"/>
    <w:rsid w:val="00F50B48"/>
    <w:rsid w:val="00F50C55"/>
    <w:rsid w:val="00F5204A"/>
    <w:rsid w:val="00F53B3D"/>
    <w:rsid w:val="00F559EB"/>
    <w:rsid w:val="00F56259"/>
    <w:rsid w:val="00F5733E"/>
    <w:rsid w:val="00F60671"/>
    <w:rsid w:val="00F60B7B"/>
    <w:rsid w:val="00F61A63"/>
    <w:rsid w:val="00F6358E"/>
    <w:rsid w:val="00F63855"/>
    <w:rsid w:val="00F64EE8"/>
    <w:rsid w:val="00F64F42"/>
    <w:rsid w:val="00F650F4"/>
    <w:rsid w:val="00F660DE"/>
    <w:rsid w:val="00F66544"/>
    <w:rsid w:val="00F675E6"/>
    <w:rsid w:val="00F71655"/>
    <w:rsid w:val="00F717F7"/>
    <w:rsid w:val="00F7224F"/>
    <w:rsid w:val="00F726F1"/>
    <w:rsid w:val="00F752A2"/>
    <w:rsid w:val="00F7575A"/>
    <w:rsid w:val="00F764F7"/>
    <w:rsid w:val="00F76C10"/>
    <w:rsid w:val="00F76DC6"/>
    <w:rsid w:val="00F81751"/>
    <w:rsid w:val="00F817E4"/>
    <w:rsid w:val="00F83050"/>
    <w:rsid w:val="00F83120"/>
    <w:rsid w:val="00F83AE4"/>
    <w:rsid w:val="00F83E5C"/>
    <w:rsid w:val="00F8474B"/>
    <w:rsid w:val="00F85430"/>
    <w:rsid w:val="00F8586C"/>
    <w:rsid w:val="00F85A08"/>
    <w:rsid w:val="00F86CBD"/>
    <w:rsid w:val="00F86CDD"/>
    <w:rsid w:val="00F87471"/>
    <w:rsid w:val="00F875B2"/>
    <w:rsid w:val="00F878E2"/>
    <w:rsid w:val="00F87DEC"/>
    <w:rsid w:val="00F90E7D"/>
    <w:rsid w:val="00F925F3"/>
    <w:rsid w:val="00F95220"/>
    <w:rsid w:val="00F95593"/>
    <w:rsid w:val="00F95615"/>
    <w:rsid w:val="00F97890"/>
    <w:rsid w:val="00F97F5E"/>
    <w:rsid w:val="00FA05EB"/>
    <w:rsid w:val="00FA1365"/>
    <w:rsid w:val="00FA210E"/>
    <w:rsid w:val="00FA298E"/>
    <w:rsid w:val="00FA3E2D"/>
    <w:rsid w:val="00FA4C63"/>
    <w:rsid w:val="00FA4CA2"/>
    <w:rsid w:val="00FA4DAC"/>
    <w:rsid w:val="00FA55FC"/>
    <w:rsid w:val="00FA58C8"/>
    <w:rsid w:val="00FA5A3D"/>
    <w:rsid w:val="00FA6B64"/>
    <w:rsid w:val="00FA6CC1"/>
    <w:rsid w:val="00FB0A03"/>
    <w:rsid w:val="00FB112D"/>
    <w:rsid w:val="00FB12A7"/>
    <w:rsid w:val="00FB54E0"/>
    <w:rsid w:val="00FB5754"/>
    <w:rsid w:val="00FB583D"/>
    <w:rsid w:val="00FB6104"/>
    <w:rsid w:val="00FB62D9"/>
    <w:rsid w:val="00FB6DE0"/>
    <w:rsid w:val="00FB7165"/>
    <w:rsid w:val="00FB7B97"/>
    <w:rsid w:val="00FB7EAC"/>
    <w:rsid w:val="00FC144F"/>
    <w:rsid w:val="00FC2350"/>
    <w:rsid w:val="00FC31F1"/>
    <w:rsid w:val="00FC3626"/>
    <w:rsid w:val="00FC3ABD"/>
    <w:rsid w:val="00FC3B7F"/>
    <w:rsid w:val="00FC3B97"/>
    <w:rsid w:val="00FC3D83"/>
    <w:rsid w:val="00FC47C0"/>
    <w:rsid w:val="00FC4F0C"/>
    <w:rsid w:val="00FC6331"/>
    <w:rsid w:val="00FC633A"/>
    <w:rsid w:val="00FC7D1E"/>
    <w:rsid w:val="00FD093A"/>
    <w:rsid w:val="00FD1450"/>
    <w:rsid w:val="00FD1BF9"/>
    <w:rsid w:val="00FD3304"/>
    <w:rsid w:val="00FD351B"/>
    <w:rsid w:val="00FD3A0F"/>
    <w:rsid w:val="00FD3FA8"/>
    <w:rsid w:val="00FD40F9"/>
    <w:rsid w:val="00FD4372"/>
    <w:rsid w:val="00FD5B01"/>
    <w:rsid w:val="00FD60FA"/>
    <w:rsid w:val="00FD6A29"/>
    <w:rsid w:val="00FD6D26"/>
    <w:rsid w:val="00FD6E9D"/>
    <w:rsid w:val="00FD6ECE"/>
    <w:rsid w:val="00FD7434"/>
    <w:rsid w:val="00FD7553"/>
    <w:rsid w:val="00FD7580"/>
    <w:rsid w:val="00FD7C1B"/>
    <w:rsid w:val="00FD7D98"/>
    <w:rsid w:val="00FE1696"/>
    <w:rsid w:val="00FE173C"/>
    <w:rsid w:val="00FE34AD"/>
    <w:rsid w:val="00FE34F9"/>
    <w:rsid w:val="00FE506E"/>
    <w:rsid w:val="00FE5B67"/>
    <w:rsid w:val="00FE67E6"/>
    <w:rsid w:val="00FE6CEE"/>
    <w:rsid w:val="00FE6ED2"/>
    <w:rsid w:val="00FF0A68"/>
    <w:rsid w:val="00FF1913"/>
    <w:rsid w:val="00FF2091"/>
    <w:rsid w:val="00FF2117"/>
    <w:rsid w:val="00FF2196"/>
    <w:rsid w:val="00FF228D"/>
    <w:rsid w:val="00FF28F4"/>
    <w:rsid w:val="00FF2C9E"/>
    <w:rsid w:val="00FF2FCC"/>
    <w:rsid w:val="00FF395D"/>
    <w:rsid w:val="00FF3CB2"/>
    <w:rsid w:val="00FF4E4D"/>
    <w:rsid w:val="00FF556F"/>
    <w:rsid w:val="00FF5D30"/>
    <w:rsid w:val="00FF6325"/>
    <w:rsid w:val="00FF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7461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0"/>
    <w:lsdException w:name="caption" w:qFormat="1"/>
    <w:lsdException w:name="footnote reference" w:uiPriority="0"/>
    <w:lsdException w:name="List Bullet" w:uiPriority="0" w:qFormat="1"/>
    <w:lsdException w:name="List Number" w:uiPriority="0" w:qFormat="1"/>
    <w:lsdException w:name="List Bullet 2" w:uiPriority="0" w:qFormat="1"/>
    <w:lsdException w:name="List Bullet 3" w:uiPriority="0" w:qFormat="1"/>
    <w:lsdException w:name="List Number 2" w:uiPriority="0" w:qFormat="1"/>
    <w:lsdException w:name="List Number 3" w:uiPriority="0" w:qFormat="1"/>
    <w:lsdException w:name="Title" w:semiHidden="0" w:uiPriority="0" w:unhideWhenUsed="0" w:qFormat="1"/>
    <w:lsdException w:name="Signature" w:uiPriority="0"/>
    <w:lsdException w:name="Default Paragraph Font" w:uiPriority="1"/>
    <w:lsdException w:name="Body Text" w:uiPriority="0" w:qFormat="1"/>
    <w:lsdException w:name="Subtitle" w:semiHidden="0" w:unhideWhenUsed="0" w:qFormat="1"/>
    <w:lsdException w:name="Hyperlink" w:uiPriority="0" w:qFormat="1"/>
    <w:lsdException w:name="Strong" w:semiHidden="0" w:uiPriority="0" w:unhideWhenUsed="0" w:qFormat="1"/>
    <w:lsdException w:name="Emphasis" w:semiHidden="0" w:uiPriority="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semiHidden="0" w:uiPriority="59" w:unhideWhenUsed="0"/>
    <w:lsdException w:name="Table Theme" w:uiPriority="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qFormat="1"/>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0"/>
    <w:lsdException w:name="caption" w:qFormat="1"/>
    <w:lsdException w:name="footnote reference" w:uiPriority="0"/>
    <w:lsdException w:name="List Bullet" w:uiPriority="0" w:qFormat="1"/>
    <w:lsdException w:name="List Number" w:uiPriority="0" w:qFormat="1"/>
    <w:lsdException w:name="List Bullet 2" w:uiPriority="0" w:qFormat="1"/>
    <w:lsdException w:name="List Bullet 3" w:uiPriority="0" w:qFormat="1"/>
    <w:lsdException w:name="List Number 2" w:uiPriority="0" w:qFormat="1"/>
    <w:lsdException w:name="List Number 3" w:uiPriority="0" w:qFormat="1"/>
    <w:lsdException w:name="Title" w:semiHidden="0" w:uiPriority="0" w:unhideWhenUsed="0" w:qFormat="1"/>
    <w:lsdException w:name="Signature" w:uiPriority="0"/>
    <w:lsdException w:name="Default Paragraph Font" w:uiPriority="1"/>
    <w:lsdException w:name="Body Text" w:uiPriority="0" w:qFormat="1"/>
    <w:lsdException w:name="Subtitle" w:semiHidden="0" w:unhideWhenUsed="0" w:qFormat="1"/>
    <w:lsdException w:name="Hyperlink" w:uiPriority="0" w:qFormat="1"/>
    <w:lsdException w:name="Strong" w:semiHidden="0" w:uiPriority="0" w:unhideWhenUsed="0" w:qFormat="1"/>
    <w:lsdException w:name="Emphasis" w:semiHidden="0" w:uiPriority="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semiHidden="0" w:uiPriority="59" w:unhideWhenUsed="0"/>
    <w:lsdException w:name="Table Theme" w:uiPriority="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qFormat="1"/>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3928">
      <w:bodyDiv w:val="1"/>
      <w:marLeft w:val="0"/>
      <w:marRight w:val="0"/>
      <w:marTop w:val="0"/>
      <w:marBottom w:val="0"/>
      <w:divBdr>
        <w:top w:val="none" w:sz="0" w:space="0" w:color="auto"/>
        <w:left w:val="none" w:sz="0" w:space="0" w:color="auto"/>
        <w:bottom w:val="none" w:sz="0" w:space="0" w:color="auto"/>
        <w:right w:val="none" w:sz="0" w:space="0" w:color="auto"/>
      </w:divBdr>
    </w:div>
    <w:div w:id="133329443">
      <w:bodyDiv w:val="1"/>
      <w:marLeft w:val="0"/>
      <w:marRight w:val="0"/>
      <w:marTop w:val="0"/>
      <w:marBottom w:val="0"/>
      <w:divBdr>
        <w:top w:val="none" w:sz="0" w:space="0" w:color="auto"/>
        <w:left w:val="none" w:sz="0" w:space="0" w:color="auto"/>
        <w:bottom w:val="none" w:sz="0" w:space="0" w:color="auto"/>
        <w:right w:val="none" w:sz="0" w:space="0" w:color="auto"/>
      </w:divBdr>
    </w:div>
    <w:div w:id="137962656">
      <w:bodyDiv w:val="1"/>
      <w:marLeft w:val="0"/>
      <w:marRight w:val="0"/>
      <w:marTop w:val="0"/>
      <w:marBottom w:val="0"/>
      <w:divBdr>
        <w:top w:val="none" w:sz="0" w:space="0" w:color="auto"/>
        <w:left w:val="none" w:sz="0" w:space="0" w:color="auto"/>
        <w:bottom w:val="none" w:sz="0" w:space="0" w:color="auto"/>
        <w:right w:val="none" w:sz="0" w:space="0" w:color="auto"/>
      </w:divBdr>
    </w:div>
    <w:div w:id="148793332">
      <w:bodyDiv w:val="1"/>
      <w:marLeft w:val="0"/>
      <w:marRight w:val="0"/>
      <w:marTop w:val="0"/>
      <w:marBottom w:val="0"/>
      <w:divBdr>
        <w:top w:val="none" w:sz="0" w:space="0" w:color="auto"/>
        <w:left w:val="none" w:sz="0" w:space="0" w:color="auto"/>
        <w:bottom w:val="none" w:sz="0" w:space="0" w:color="auto"/>
        <w:right w:val="none" w:sz="0" w:space="0" w:color="auto"/>
      </w:divBdr>
    </w:div>
    <w:div w:id="207373752">
      <w:bodyDiv w:val="1"/>
      <w:marLeft w:val="0"/>
      <w:marRight w:val="0"/>
      <w:marTop w:val="0"/>
      <w:marBottom w:val="0"/>
      <w:divBdr>
        <w:top w:val="none" w:sz="0" w:space="0" w:color="auto"/>
        <w:left w:val="none" w:sz="0" w:space="0" w:color="auto"/>
        <w:bottom w:val="none" w:sz="0" w:space="0" w:color="auto"/>
        <w:right w:val="none" w:sz="0" w:space="0" w:color="auto"/>
      </w:divBdr>
      <w:divsChild>
        <w:div w:id="687756782">
          <w:marLeft w:val="1267"/>
          <w:marRight w:val="0"/>
          <w:marTop w:val="120"/>
          <w:marBottom w:val="0"/>
          <w:divBdr>
            <w:top w:val="none" w:sz="0" w:space="0" w:color="auto"/>
            <w:left w:val="none" w:sz="0" w:space="0" w:color="auto"/>
            <w:bottom w:val="none" w:sz="0" w:space="0" w:color="auto"/>
            <w:right w:val="none" w:sz="0" w:space="0" w:color="auto"/>
          </w:divBdr>
        </w:div>
      </w:divsChild>
    </w:div>
    <w:div w:id="220558349">
      <w:bodyDiv w:val="1"/>
      <w:marLeft w:val="0"/>
      <w:marRight w:val="0"/>
      <w:marTop w:val="0"/>
      <w:marBottom w:val="0"/>
      <w:divBdr>
        <w:top w:val="none" w:sz="0" w:space="0" w:color="auto"/>
        <w:left w:val="none" w:sz="0" w:space="0" w:color="auto"/>
        <w:bottom w:val="none" w:sz="0" w:space="0" w:color="auto"/>
        <w:right w:val="none" w:sz="0" w:space="0" w:color="auto"/>
      </w:divBdr>
    </w:div>
    <w:div w:id="227427698">
      <w:bodyDiv w:val="1"/>
      <w:marLeft w:val="0"/>
      <w:marRight w:val="0"/>
      <w:marTop w:val="0"/>
      <w:marBottom w:val="0"/>
      <w:divBdr>
        <w:top w:val="none" w:sz="0" w:space="0" w:color="auto"/>
        <w:left w:val="none" w:sz="0" w:space="0" w:color="auto"/>
        <w:bottom w:val="none" w:sz="0" w:space="0" w:color="auto"/>
        <w:right w:val="none" w:sz="0" w:space="0" w:color="auto"/>
      </w:divBdr>
    </w:div>
    <w:div w:id="242691157">
      <w:bodyDiv w:val="1"/>
      <w:marLeft w:val="0"/>
      <w:marRight w:val="0"/>
      <w:marTop w:val="0"/>
      <w:marBottom w:val="0"/>
      <w:divBdr>
        <w:top w:val="none" w:sz="0" w:space="0" w:color="auto"/>
        <w:left w:val="none" w:sz="0" w:space="0" w:color="auto"/>
        <w:bottom w:val="none" w:sz="0" w:space="0" w:color="auto"/>
        <w:right w:val="none" w:sz="0" w:space="0" w:color="auto"/>
      </w:divBdr>
      <w:divsChild>
        <w:div w:id="1537084881">
          <w:marLeft w:val="0"/>
          <w:marRight w:val="0"/>
          <w:marTop w:val="0"/>
          <w:marBottom w:val="0"/>
          <w:divBdr>
            <w:top w:val="none" w:sz="0" w:space="0" w:color="auto"/>
            <w:left w:val="none" w:sz="0" w:space="0" w:color="auto"/>
            <w:bottom w:val="none" w:sz="0" w:space="0" w:color="auto"/>
            <w:right w:val="none" w:sz="0" w:space="0" w:color="auto"/>
          </w:divBdr>
        </w:div>
        <w:div w:id="1703556747">
          <w:marLeft w:val="0"/>
          <w:marRight w:val="0"/>
          <w:marTop w:val="0"/>
          <w:marBottom w:val="0"/>
          <w:divBdr>
            <w:top w:val="none" w:sz="0" w:space="0" w:color="auto"/>
            <w:left w:val="none" w:sz="0" w:space="0" w:color="auto"/>
            <w:bottom w:val="none" w:sz="0" w:space="0" w:color="auto"/>
            <w:right w:val="none" w:sz="0" w:space="0" w:color="auto"/>
          </w:divBdr>
          <w:divsChild>
            <w:div w:id="1426077619">
              <w:marLeft w:val="0"/>
              <w:marRight w:val="0"/>
              <w:marTop w:val="0"/>
              <w:marBottom w:val="0"/>
              <w:divBdr>
                <w:top w:val="none" w:sz="0" w:space="0" w:color="auto"/>
                <w:left w:val="none" w:sz="0" w:space="0" w:color="auto"/>
                <w:bottom w:val="none" w:sz="0" w:space="0" w:color="auto"/>
                <w:right w:val="none" w:sz="0" w:space="0" w:color="auto"/>
              </w:divBdr>
              <w:divsChild>
                <w:div w:id="90244520">
                  <w:marLeft w:val="0"/>
                  <w:marRight w:val="0"/>
                  <w:marTop w:val="0"/>
                  <w:marBottom w:val="0"/>
                  <w:divBdr>
                    <w:top w:val="none" w:sz="0" w:space="0" w:color="auto"/>
                    <w:left w:val="none" w:sz="0" w:space="0" w:color="auto"/>
                    <w:bottom w:val="none" w:sz="0" w:space="0" w:color="auto"/>
                    <w:right w:val="none" w:sz="0" w:space="0" w:color="auto"/>
                  </w:divBdr>
                </w:div>
                <w:div w:id="216402692">
                  <w:marLeft w:val="0"/>
                  <w:marRight w:val="0"/>
                  <w:marTop w:val="0"/>
                  <w:marBottom w:val="0"/>
                  <w:divBdr>
                    <w:top w:val="none" w:sz="0" w:space="0" w:color="auto"/>
                    <w:left w:val="none" w:sz="0" w:space="0" w:color="auto"/>
                    <w:bottom w:val="none" w:sz="0" w:space="0" w:color="auto"/>
                    <w:right w:val="none" w:sz="0" w:space="0" w:color="auto"/>
                  </w:divBdr>
                </w:div>
                <w:div w:id="7604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5771">
      <w:bodyDiv w:val="1"/>
      <w:marLeft w:val="0"/>
      <w:marRight w:val="0"/>
      <w:marTop w:val="0"/>
      <w:marBottom w:val="0"/>
      <w:divBdr>
        <w:top w:val="none" w:sz="0" w:space="0" w:color="auto"/>
        <w:left w:val="none" w:sz="0" w:space="0" w:color="auto"/>
        <w:bottom w:val="none" w:sz="0" w:space="0" w:color="auto"/>
        <w:right w:val="none" w:sz="0" w:space="0" w:color="auto"/>
      </w:divBdr>
    </w:div>
    <w:div w:id="298076517">
      <w:bodyDiv w:val="1"/>
      <w:marLeft w:val="0"/>
      <w:marRight w:val="0"/>
      <w:marTop w:val="0"/>
      <w:marBottom w:val="0"/>
      <w:divBdr>
        <w:top w:val="none" w:sz="0" w:space="0" w:color="auto"/>
        <w:left w:val="none" w:sz="0" w:space="0" w:color="auto"/>
        <w:bottom w:val="none" w:sz="0" w:space="0" w:color="auto"/>
        <w:right w:val="none" w:sz="0" w:space="0" w:color="auto"/>
      </w:divBdr>
    </w:div>
    <w:div w:id="363795072">
      <w:bodyDiv w:val="1"/>
      <w:marLeft w:val="0"/>
      <w:marRight w:val="0"/>
      <w:marTop w:val="0"/>
      <w:marBottom w:val="0"/>
      <w:divBdr>
        <w:top w:val="none" w:sz="0" w:space="0" w:color="auto"/>
        <w:left w:val="none" w:sz="0" w:space="0" w:color="auto"/>
        <w:bottom w:val="none" w:sz="0" w:space="0" w:color="auto"/>
        <w:right w:val="none" w:sz="0" w:space="0" w:color="auto"/>
      </w:divBdr>
    </w:div>
    <w:div w:id="378553138">
      <w:bodyDiv w:val="1"/>
      <w:marLeft w:val="0"/>
      <w:marRight w:val="0"/>
      <w:marTop w:val="0"/>
      <w:marBottom w:val="0"/>
      <w:divBdr>
        <w:top w:val="none" w:sz="0" w:space="0" w:color="auto"/>
        <w:left w:val="none" w:sz="0" w:space="0" w:color="auto"/>
        <w:bottom w:val="none" w:sz="0" w:space="0" w:color="auto"/>
        <w:right w:val="none" w:sz="0" w:space="0" w:color="auto"/>
      </w:divBdr>
    </w:div>
    <w:div w:id="391077896">
      <w:bodyDiv w:val="1"/>
      <w:marLeft w:val="0"/>
      <w:marRight w:val="0"/>
      <w:marTop w:val="0"/>
      <w:marBottom w:val="0"/>
      <w:divBdr>
        <w:top w:val="none" w:sz="0" w:space="0" w:color="auto"/>
        <w:left w:val="none" w:sz="0" w:space="0" w:color="auto"/>
        <w:bottom w:val="none" w:sz="0" w:space="0" w:color="auto"/>
        <w:right w:val="none" w:sz="0" w:space="0" w:color="auto"/>
      </w:divBdr>
      <w:divsChild>
        <w:div w:id="739327895">
          <w:marLeft w:val="1267"/>
          <w:marRight w:val="0"/>
          <w:marTop w:val="360"/>
          <w:marBottom w:val="0"/>
          <w:divBdr>
            <w:top w:val="none" w:sz="0" w:space="0" w:color="auto"/>
            <w:left w:val="none" w:sz="0" w:space="0" w:color="auto"/>
            <w:bottom w:val="none" w:sz="0" w:space="0" w:color="auto"/>
            <w:right w:val="none" w:sz="0" w:space="0" w:color="auto"/>
          </w:divBdr>
        </w:div>
      </w:divsChild>
    </w:div>
    <w:div w:id="422846054">
      <w:bodyDiv w:val="1"/>
      <w:marLeft w:val="0"/>
      <w:marRight w:val="0"/>
      <w:marTop w:val="0"/>
      <w:marBottom w:val="0"/>
      <w:divBdr>
        <w:top w:val="none" w:sz="0" w:space="0" w:color="auto"/>
        <w:left w:val="none" w:sz="0" w:space="0" w:color="auto"/>
        <w:bottom w:val="none" w:sz="0" w:space="0" w:color="auto"/>
        <w:right w:val="none" w:sz="0" w:space="0" w:color="auto"/>
      </w:divBdr>
    </w:div>
    <w:div w:id="442118236">
      <w:bodyDiv w:val="1"/>
      <w:marLeft w:val="0"/>
      <w:marRight w:val="0"/>
      <w:marTop w:val="0"/>
      <w:marBottom w:val="0"/>
      <w:divBdr>
        <w:top w:val="none" w:sz="0" w:space="0" w:color="auto"/>
        <w:left w:val="none" w:sz="0" w:space="0" w:color="auto"/>
        <w:bottom w:val="none" w:sz="0" w:space="0" w:color="auto"/>
        <w:right w:val="none" w:sz="0" w:space="0" w:color="auto"/>
      </w:divBdr>
    </w:div>
    <w:div w:id="567038790">
      <w:bodyDiv w:val="1"/>
      <w:marLeft w:val="0"/>
      <w:marRight w:val="0"/>
      <w:marTop w:val="0"/>
      <w:marBottom w:val="0"/>
      <w:divBdr>
        <w:top w:val="none" w:sz="0" w:space="0" w:color="auto"/>
        <w:left w:val="none" w:sz="0" w:space="0" w:color="auto"/>
        <w:bottom w:val="none" w:sz="0" w:space="0" w:color="auto"/>
        <w:right w:val="none" w:sz="0" w:space="0" w:color="auto"/>
      </w:divBdr>
    </w:div>
    <w:div w:id="599721753">
      <w:bodyDiv w:val="1"/>
      <w:marLeft w:val="0"/>
      <w:marRight w:val="0"/>
      <w:marTop w:val="0"/>
      <w:marBottom w:val="0"/>
      <w:divBdr>
        <w:top w:val="none" w:sz="0" w:space="0" w:color="auto"/>
        <w:left w:val="none" w:sz="0" w:space="0" w:color="auto"/>
        <w:bottom w:val="none" w:sz="0" w:space="0" w:color="auto"/>
        <w:right w:val="none" w:sz="0" w:space="0" w:color="auto"/>
      </w:divBdr>
    </w:div>
    <w:div w:id="649945517">
      <w:bodyDiv w:val="1"/>
      <w:marLeft w:val="0"/>
      <w:marRight w:val="0"/>
      <w:marTop w:val="0"/>
      <w:marBottom w:val="0"/>
      <w:divBdr>
        <w:top w:val="none" w:sz="0" w:space="0" w:color="auto"/>
        <w:left w:val="none" w:sz="0" w:space="0" w:color="auto"/>
        <w:bottom w:val="none" w:sz="0" w:space="0" w:color="auto"/>
        <w:right w:val="none" w:sz="0" w:space="0" w:color="auto"/>
      </w:divBdr>
    </w:div>
    <w:div w:id="668293643">
      <w:bodyDiv w:val="1"/>
      <w:marLeft w:val="0"/>
      <w:marRight w:val="0"/>
      <w:marTop w:val="0"/>
      <w:marBottom w:val="0"/>
      <w:divBdr>
        <w:top w:val="none" w:sz="0" w:space="0" w:color="auto"/>
        <w:left w:val="none" w:sz="0" w:space="0" w:color="auto"/>
        <w:bottom w:val="none" w:sz="0" w:space="0" w:color="auto"/>
        <w:right w:val="none" w:sz="0" w:space="0" w:color="auto"/>
      </w:divBdr>
    </w:div>
    <w:div w:id="680283250">
      <w:bodyDiv w:val="1"/>
      <w:marLeft w:val="0"/>
      <w:marRight w:val="0"/>
      <w:marTop w:val="0"/>
      <w:marBottom w:val="0"/>
      <w:divBdr>
        <w:top w:val="none" w:sz="0" w:space="0" w:color="auto"/>
        <w:left w:val="none" w:sz="0" w:space="0" w:color="auto"/>
        <w:bottom w:val="none" w:sz="0" w:space="0" w:color="auto"/>
        <w:right w:val="none" w:sz="0" w:space="0" w:color="auto"/>
      </w:divBdr>
    </w:div>
    <w:div w:id="743064129">
      <w:bodyDiv w:val="1"/>
      <w:marLeft w:val="0"/>
      <w:marRight w:val="0"/>
      <w:marTop w:val="0"/>
      <w:marBottom w:val="0"/>
      <w:divBdr>
        <w:top w:val="none" w:sz="0" w:space="0" w:color="auto"/>
        <w:left w:val="none" w:sz="0" w:space="0" w:color="auto"/>
        <w:bottom w:val="none" w:sz="0" w:space="0" w:color="auto"/>
        <w:right w:val="none" w:sz="0" w:space="0" w:color="auto"/>
      </w:divBdr>
    </w:div>
    <w:div w:id="821313300">
      <w:bodyDiv w:val="1"/>
      <w:marLeft w:val="0"/>
      <w:marRight w:val="0"/>
      <w:marTop w:val="0"/>
      <w:marBottom w:val="0"/>
      <w:divBdr>
        <w:top w:val="none" w:sz="0" w:space="0" w:color="auto"/>
        <w:left w:val="none" w:sz="0" w:space="0" w:color="auto"/>
        <w:bottom w:val="none" w:sz="0" w:space="0" w:color="auto"/>
        <w:right w:val="none" w:sz="0" w:space="0" w:color="auto"/>
      </w:divBdr>
      <w:divsChild>
        <w:div w:id="538206810">
          <w:marLeft w:val="0"/>
          <w:marRight w:val="0"/>
          <w:marTop w:val="0"/>
          <w:marBottom w:val="0"/>
          <w:divBdr>
            <w:top w:val="none" w:sz="0" w:space="0" w:color="auto"/>
            <w:left w:val="none" w:sz="0" w:space="0" w:color="auto"/>
            <w:bottom w:val="none" w:sz="0" w:space="0" w:color="auto"/>
            <w:right w:val="none" w:sz="0" w:space="0" w:color="auto"/>
          </w:divBdr>
        </w:div>
      </w:divsChild>
    </w:div>
    <w:div w:id="897521861">
      <w:bodyDiv w:val="1"/>
      <w:marLeft w:val="0"/>
      <w:marRight w:val="0"/>
      <w:marTop w:val="0"/>
      <w:marBottom w:val="0"/>
      <w:divBdr>
        <w:top w:val="none" w:sz="0" w:space="0" w:color="auto"/>
        <w:left w:val="none" w:sz="0" w:space="0" w:color="auto"/>
        <w:bottom w:val="none" w:sz="0" w:space="0" w:color="auto"/>
        <w:right w:val="none" w:sz="0" w:space="0" w:color="auto"/>
      </w:divBdr>
    </w:div>
    <w:div w:id="905259270">
      <w:bodyDiv w:val="1"/>
      <w:marLeft w:val="0"/>
      <w:marRight w:val="0"/>
      <w:marTop w:val="0"/>
      <w:marBottom w:val="0"/>
      <w:divBdr>
        <w:top w:val="none" w:sz="0" w:space="0" w:color="auto"/>
        <w:left w:val="none" w:sz="0" w:space="0" w:color="auto"/>
        <w:bottom w:val="none" w:sz="0" w:space="0" w:color="auto"/>
        <w:right w:val="none" w:sz="0" w:space="0" w:color="auto"/>
      </w:divBdr>
    </w:div>
    <w:div w:id="943881931">
      <w:bodyDiv w:val="1"/>
      <w:marLeft w:val="0"/>
      <w:marRight w:val="0"/>
      <w:marTop w:val="0"/>
      <w:marBottom w:val="0"/>
      <w:divBdr>
        <w:top w:val="none" w:sz="0" w:space="0" w:color="auto"/>
        <w:left w:val="none" w:sz="0" w:space="0" w:color="auto"/>
        <w:bottom w:val="none" w:sz="0" w:space="0" w:color="auto"/>
        <w:right w:val="none" w:sz="0" w:space="0" w:color="auto"/>
      </w:divBdr>
      <w:divsChild>
        <w:div w:id="355734317">
          <w:marLeft w:val="0"/>
          <w:marRight w:val="0"/>
          <w:marTop w:val="0"/>
          <w:marBottom w:val="0"/>
          <w:divBdr>
            <w:top w:val="none" w:sz="0" w:space="0" w:color="auto"/>
            <w:left w:val="none" w:sz="0" w:space="0" w:color="auto"/>
            <w:bottom w:val="none" w:sz="0" w:space="0" w:color="auto"/>
            <w:right w:val="none" w:sz="0" w:space="0" w:color="auto"/>
          </w:divBdr>
        </w:div>
        <w:div w:id="454955954">
          <w:marLeft w:val="0"/>
          <w:marRight w:val="0"/>
          <w:marTop w:val="0"/>
          <w:marBottom w:val="0"/>
          <w:divBdr>
            <w:top w:val="none" w:sz="0" w:space="0" w:color="auto"/>
            <w:left w:val="none" w:sz="0" w:space="0" w:color="auto"/>
            <w:bottom w:val="none" w:sz="0" w:space="0" w:color="auto"/>
            <w:right w:val="none" w:sz="0" w:space="0" w:color="auto"/>
          </w:divBdr>
        </w:div>
      </w:divsChild>
    </w:div>
    <w:div w:id="970018342">
      <w:bodyDiv w:val="1"/>
      <w:marLeft w:val="0"/>
      <w:marRight w:val="0"/>
      <w:marTop w:val="0"/>
      <w:marBottom w:val="0"/>
      <w:divBdr>
        <w:top w:val="none" w:sz="0" w:space="0" w:color="auto"/>
        <w:left w:val="none" w:sz="0" w:space="0" w:color="auto"/>
        <w:bottom w:val="none" w:sz="0" w:space="0" w:color="auto"/>
        <w:right w:val="none" w:sz="0" w:space="0" w:color="auto"/>
      </w:divBdr>
    </w:div>
    <w:div w:id="1004044205">
      <w:bodyDiv w:val="1"/>
      <w:marLeft w:val="0"/>
      <w:marRight w:val="0"/>
      <w:marTop w:val="0"/>
      <w:marBottom w:val="0"/>
      <w:divBdr>
        <w:top w:val="none" w:sz="0" w:space="0" w:color="auto"/>
        <w:left w:val="none" w:sz="0" w:space="0" w:color="auto"/>
        <w:bottom w:val="none" w:sz="0" w:space="0" w:color="auto"/>
        <w:right w:val="none" w:sz="0" w:space="0" w:color="auto"/>
      </w:divBdr>
    </w:div>
    <w:div w:id="1061515236">
      <w:bodyDiv w:val="1"/>
      <w:marLeft w:val="0"/>
      <w:marRight w:val="0"/>
      <w:marTop w:val="0"/>
      <w:marBottom w:val="0"/>
      <w:divBdr>
        <w:top w:val="none" w:sz="0" w:space="0" w:color="auto"/>
        <w:left w:val="none" w:sz="0" w:space="0" w:color="auto"/>
        <w:bottom w:val="none" w:sz="0" w:space="0" w:color="auto"/>
        <w:right w:val="none" w:sz="0" w:space="0" w:color="auto"/>
      </w:divBdr>
    </w:div>
    <w:div w:id="1066730512">
      <w:bodyDiv w:val="1"/>
      <w:marLeft w:val="0"/>
      <w:marRight w:val="0"/>
      <w:marTop w:val="0"/>
      <w:marBottom w:val="0"/>
      <w:divBdr>
        <w:top w:val="none" w:sz="0" w:space="0" w:color="auto"/>
        <w:left w:val="none" w:sz="0" w:space="0" w:color="auto"/>
        <w:bottom w:val="none" w:sz="0" w:space="0" w:color="auto"/>
        <w:right w:val="none" w:sz="0" w:space="0" w:color="auto"/>
      </w:divBdr>
      <w:divsChild>
        <w:div w:id="1588924762">
          <w:marLeft w:val="0"/>
          <w:marRight w:val="0"/>
          <w:marTop w:val="0"/>
          <w:marBottom w:val="0"/>
          <w:divBdr>
            <w:top w:val="none" w:sz="0" w:space="0" w:color="auto"/>
            <w:left w:val="none" w:sz="0" w:space="0" w:color="auto"/>
            <w:bottom w:val="none" w:sz="0" w:space="0" w:color="auto"/>
            <w:right w:val="none" w:sz="0" w:space="0" w:color="auto"/>
          </w:divBdr>
        </w:div>
        <w:div w:id="1771579270">
          <w:marLeft w:val="0"/>
          <w:marRight w:val="0"/>
          <w:marTop w:val="0"/>
          <w:marBottom w:val="0"/>
          <w:divBdr>
            <w:top w:val="none" w:sz="0" w:space="0" w:color="auto"/>
            <w:left w:val="none" w:sz="0" w:space="0" w:color="auto"/>
            <w:bottom w:val="none" w:sz="0" w:space="0" w:color="auto"/>
            <w:right w:val="none" w:sz="0" w:space="0" w:color="auto"/>
          </w:divBdr>
        </w:div>
      </w:divsChild>
    </w:div>
    <w:div w:id="1202400455">
      <w:bodyDiv w:val="1"/>
      <w:marLeft w:val="0"/>
      <w:marRight w:val="0"/>
      <w:marTop w:val="0"/>
      <w:marBottom w:val="0"/>
      <w:divBdr>
        <w:top w:val="none" w:sz="0" w:space="0" w:color="auto"/>
        <w:left w:val="none" w:sz="0" w:space="0" w:color="auto"/>
        <w:bottom w:val="none" w:sz="0" w:space="0" w:color="auto"/>
        <w:right w:val="none" w:sz="0" w:space="0" w:color="auto"/>
      </w:divBdr>
    </w:div>
    <w:div w:id="1218475362">
      <w:bodyDiv w:val="1"/>
      <w:marLeft w:val="0"/>
      <w:marRight w:val="0"/>
      <w:marTop w:val="0"/>
      <w:marBottom w:val="0"/>
      <w:divBdr>
        <w:top w:val="none" w:sz="0" w:space="0" w:color="auto"/>
        <w:left w:val="none" w:sz="0" w:space="0" w:color="auto"/>
        <w:bottom w:val="none" w:sz="0" w:space="0" w:color="auto"/>
        <w:right w:val="none" w:sz="0" w:space="0" w:color="auto"/>
      </w:divBdr>
      <w:divsChild>
        <w:div w:id="360404367">
          <w:marLeft w:val="0"/>
          <w:marRight w:val="0"/>
          <w:marTop w:val="0"/>
          <w:marBottom w:val="0"/>
          <w:divBdr>
            <w:top w:val="none" w:sz="0" w:space="0" w:color="auto"/>
            <w:left w:val="none" w:sz="0" w:space="0" w:color="auto"/>
            <w:bottom w:val="none" w:sz="0" w:space="0" w:color="auto"/>
            <w:right w:val="none" w:sz="0" w:space="0" w:color="auto"/>
          </w:divBdr>
        </w:div>
        <w:div w:id="1363818964">
          <w:marLeft w:val="0"/>
          <w:marRight w:val="0"/>
          <w:marTop w:val="0"/>
          <w:marBottom w:val="0"/>
          <w:divBdr>
            <w:top w:val="none" w:sz="0" w:space="0" w:color="auto"/>
            <w:left w:val="none" w:sz="0" w:space="0" w:color="auto"/>
            <w:bottom w:val="none" w:sz="0" w:space="0" w:color="auto"/>
            <w:right w:val="none" w:sz="0" w:space="0" w:color="auto"/>
          </w:divBdr>
        </w:div>
        <w:div w:id="2130007855">
          <w:marLeft w:val="0"/>
          <w:marRight w:val="0"/>
          <w:marTop w:val="0"/>
          <w:marBottom w:val="0"/>
          <w:divBdr>
            <w:top w:val="none" w:sz="0" w:space="0" w:color="auto"/>
            <w:left w:val="none" w:sz="0" w:space="0" w:color="auto"/>
            <w:bottom w:val="none" w:sz="0" w:space="0" w:color="auto"/>
            <w:right w:val="none" w:sz="0" w:space="0" w:color="auto"/>
          </w:divBdr>
          <w:divsChild>
            <w:div w:id="91710055">
              <w:marLeft w:val="0"/>
              <w:marRight w:val="0"/>
              <w:marTop w:val="0"/>
              <w:marBottom w:val="0"/>
              <w:divBdr>
                <w:top w:val="none" w:sz="0" w:space="0" w:color="auto"/>
                <w:left w:val="none" w:sz="0" w:space="0" w:color="auto"/>
                <w:bottom w:val="none" w:sz="0" w:space="0" w:color="auto"/>
                <w:right w:val="none" w:sz="0" w:space="0" w:color="auto"/>
              </w:divBdr>
            </w:div>
            <w:div w:id="891424075">
              <w:marLeft w:val="0"/>
              <w:marRight w:val="0"/>
              <w:marTop w:val="0"/>
              <w:marBottom w:val="0"/>
              <w:divBdr>
                <w:top w:val="none" w:sz="0" w:space="0" w:color="auto"/>
                <w:left w:val="none" w:sz="0" w:space="0" w:color="auto"/>
                <w:bottom w:val="none" w:sz="0" w:space="0" w:color="auto"/>
                <w:right w:val="none" w:sz="0" w:space="0" w:color="auto"/>
              </w:divBdr>
            </w:div>
            <w:div w:id="1263998924">
              <w:marLeft w:val="0"/>
              <w:marRight w:val="0"/>
              <w:marTop w:val="0"/>
              <w:marBottom w:val="0"/>
              <w:divBdr>
                <w:top w:val="none" w:sz="0" w:space="0" w:color="auto"/>
                <w:left w:val="none" w:sz="0" w:space="0" w:color="auto"/>
                <w:bottom w:val="none" w:sz="0" w:space="0" w:color="auto"/>
                <w:right w:val="none" w:sz="0" w:space="0" w:color="auto"/>
              </w:divBdr>
            </w:div>
            <w:div w:id="200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1941">
      <w:bodyDiv w:val="1"/>
      <w:marLeft w:val="0"/>
      <w:marRight w:val="0"/>
      <w:marTop w:val="0"/>
      <w:marBottom w:val="0"/>
      <w:divBdr>
        <w:top w:val="none" w:sz="0" w:space="0" w:color="auto"/>
        <w:left w:val="none" w:sz="0" w:space="0" w:color="auto"/>
        <w:bottom w:val="none" w:sz="0" w:space="0" w:color="auto"/>
        <w:right w:val="none" w:sz="0" w:space="0" w:color="auto"/>
      </w:divBdr>
    </w:div>
    <w:div w:id="1339968582">
      <w:bodyDiv w:val="1"/>
      <w:marLeft w:val="0"/>
      <w:marRight w:val="0"/>
      <w:marTop w:val="0"/>
      <w:marBottom w:val="0"/>
      <w:divBdr>
        <w:top w:val="none" w:sz="0" w:space="0" w:color="auto"/>
        <w:left w:val="none" w:sz="0" w:space="0" w:color="auto"/>
        <w:bottom w:val="none" w:sz="0" w:space="0" w:color="auto"/>
        <w:right w:val="none" w:sz="0" w:space="0" w:color="auto"/>
      </w:divBdr>
      <w:divsChild>
        <w:div w:id="1628049988">
          <w:marLeft w:val="0"/>
          <w:marRight w:val="0"/>
          <w:marTop w:val="0"/>
          <w:marBottom w:val="0"/>
          <w:divBdr>
            <w:top w:val="none" w:sz="0" w:space="0" w:color="auto"/>
            <w:left w:val="none" w:sz="0" w:space="0" w:color="auto"/>
            <w:bottom w:val="none" w:sz="0" w:space="0" w:color="auto"/>
            <w:right w:val="none" w:sz="0" w:space="0" w:color="auto"/>
          </w:divBdr>
          <w:divsChild>
            <w:div w:id="747461199">
              <w:marLeft w:val="0"/>
              <w:marRight w:val="0"/>
              <w:marTop w:val="0"/>
              <w:marBottom w:val="0"/>
              <w:divBdr>
                <w:top w:val="none" w:sz="0" w:space="0" w:color="auto"/>
                <w:left w:val="none" w:sz="0" w:space="0" w:color="auto"/>
                <w:bottom w:val="none" w:sz="0" w:space="0" w:color="auto"/>
                <w:right w:val="none" w:sz="0" w:space="0" w:color="auto"/>
              </w:divBdr>
            </w:div>
            <w:div w:id="780026483">
              <w:marLeft w:val="0"/>
              <w:marRight w:val="0"/>
              <w:marTop w:val="0"/>
              <w:marBottom w:val="0"/>
              <w:divBdr>
                <w:top w:val="none" w:sz="0" w:space="0" w:color="auto"/>
                <w:left w:val="none" w:sz="0" w:space="0" w:color="auto"/>
                <w:bottom w:val="none" w:sz="0" w:space="0" w:color="auto"/>
                <w:right w:val="none" w:sz="0" w:space="0" w:color="auto"/>
              </w:divBdr>
            </w:div>
            <w:div w:id="19646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818">
      <w:bodyDiv w:val="1"/>
      <w:marLeft w:val="0"/>
      <w:marRight w:val="0"/>
      <w:marTop w:val="0"/>
      <w:marBottom w:val="0"/>
      <w:divBdr>
        <w:top w:val="none" w:sz="0" w:space="0" w:color="auto"/>
        <w:left w:val="none" w:sz="0" w:space="0" w:color="auto"/>
        <w:bottom w:val="none" w:sz="0" w:space="0" w:color="auto"/>
        <w:right w:val="none" w:sz="0" w:space="0" w:color="auto"/>
      </w:divBdr>
    </w:div>
    <w:div w:id="1406100517">
      <w:bodyDiv w:val="1"/>
      <w:marLeft w:val="0"/>
      <w:marRight w:val="0"/>
      <w:marTop w:val="0"/>
      <w:marBottom w:val="0"/>
      <w:divBdr>
        <w:top w:val="none" w:sz="0" w:space="0" w:color="auto"/>
        <w:left w:val="none" w:sz="0" w:space="0" w:color="auto"/>
        <w:bottom w:val="none" w:sz="0" w:space="0" w:color="auto"/>
        <w:right w:val="none" w:sz="0" w:space="0" w:color="auto"/>
      </w:divBdr>
    </w:div>
    <w:div w:id="1500387814">
      <w:bodyDiv w:val="1"/>
      <w:marLeft w:val="0"/>
      <w:marRight w:val="0"/>
      <w:marTop w:val="0"/>
      <w:marBottom w:val="0"/>
      <w:divBdr>
        <w:top w:val="none" w:sz="0" w:space="0" w:color="auto"/>
        <w:left w:val="none" w:sz="0" w:space="0" w:color="auto"/>
        <w:bottom w:val="none" w:sz="0" w:space="0" w:color="auto"/>
        <w:right w:val="none" w:sz="0" w:space="0" w:color="auto"/>
      </w:divBdr>
      <w:divsChild>
        <w:div w:id="614219278">
          <w:marLeft w:val="547"/>
          <w:marRight w:val="0"/>
          <w:marTop w:val="360"/>
          <w:marBottom w:val="0"/>
          <w:divBdr>
            <w:top w:val="none" w:sz="0" w:space="0" w:color="auto"/>
            <w:left w:val="none" w:sz="0" w:space="0" w:color="auto"/>
            <w:bottom w:val="none" w:sz="0" w:space="0" w:color="auto"/>
            <w:right w:val="none" w:sz="0" w:space="0" w:color="auto"/>
          </w:divBdr>
        </w:div>
      </w:divsChild>
    </w:div>
    <w:div w:id="1508325790">
      <w:bodyDiv w:val="1"/>
      <w:marLeft w:val="0"/>
      <w:marRight w:val="0"/>
      <w:marTop w:val="0"/>
      <w:marBottom w:val="0"/>
      <w:divBdr>
        <w:top w:val="none" w:sz="0" w:space="0" w:color="auto"/>
        <w:left w:val="none" w:sz="0" w:space="0" w:color="auto"/>
        <w:bottom w:val="none" w:sz="0" w:space="0" w:color="auto"/>
        <w:right w:val="none" w:sz="0" w:space="0" w:color="auto"/>
      </w:divBdr>
      <w:divsChild>
        <w:div w:id="1564946177">
          <w:marLeft w:val="1267"/>
          <w:marRight w:val="0"/>
          <w:marTop w:val="360"/>
          <w:marBottom w:val="0"/>
          <w:divBdr>
            <w:top w:val="none" w:sz="0" w:space="0" w:color="auto"/>
            <w:left w:val="none" w:sz="0" w:space="0" w:color="auto"/>
            <w:bottom w:val="none" w:sz="0" w:space="0" w:color="auto"/>
            <w:right w:val="none" w:sz="0" w:space="0" w:color="auto"/>
          </w:divBdr>
        </w:div>
      </w:divsChild>
    </w:div>
    <w:div w:id="1543055511">
      <w:bodyDiv w:val="1"/>
      <w:marLeft w:val="0"/>
      <w:marRight w:val="0"/>
      <w:marTop w:val="0"/>
      <w:marBottom w:val="0"/>
      <w:divBdr>
        <w:top w:val="none" w:sz="0" w:space="0" w:color="auto"/>
        <w:left w:val="none" w:sz="0" w:space="0" w:color="auto"/>
        <w:bottom w:val="none" w:sz="0" w:space="0" w:color="auto"/>
        <w:right w:val="none" w:sz="0" w:space="0" w:color="auto"/>
      </w:divBdr>
    </w:div>
    <w:div w:id="1543637456">
      <w:bodyDiv w:val="1"/>
      <w:marLeft w:val="0"/>
      <w:marRight w:val="0"/>
      <w:marTop w:val="0"/>
      <w:marBottom w:val="0"/>
      <w:divBdr>
        <w:top w:val="none" w:sz="0" w:space="0" w:color="auto"/>
        <w:left w:val="none" w:sz="0" w:space="0" w:color="auto"/>
        <w:bottom w:val="none" w:sz="0" w:space="0" w:color="auto"/>
        <w:right w:val="none" w:sz="0" w:space="0" w:color="auto"/>
      </w:divBdr>
    </w:div>
    <w:div w:id="1667784976">
      <w:bodyDiv w:val="1"/>
      <w:marLeft w:val="0"/>
      <w:marRight w:val="0"/>
      <w:marTop w:val="0"/>
      <w:marBottom w:val="0"/>
      <w:divBdr>
        <w:top w:val="none" w:sz="0" w:space="0" w:color="auto"/>
        <w:left w:val="none" w:sz="0" w:space="0" w:color="auto"/>
        <w:bottom w:val="none" w:sz="0" w:space="0" w:color="auto"/>
        <w:right w:val="none" w:sz="0" w:space="0" w:color="auto"/>
      </w:divBdr>
    </w:div>
    <w:div w:id="1798184360">
      <w:bodyDiv w:val="1"/>
      <w:marLeft w:val="0"/>
      <w:marRight w:val="0"/>
      <w:marTop w:val="0"/>
      <w:marBottom w:val="0"/>
      <w:divBdr>
        <w:top w:val="none" w:sz="0" w:space="0" w:color="auto"/>
        <w:left w:val="none" w:sz="0" w:space="0" w:color="auto"/>
        <w:bottom w:val="none" w:sz="0" w:space="0" w:color="auto"/>
        <w:right w:val="none" w:sz="0" w:space="0" w:color="auto"/>
      </w:divBdr>
    </w:div>
    <w:div w:id="1857428385">
      <w:bodyDiv w:val="1"/>
      <w:marLeft w:val="0"/>
      <w:marRight w:val="0"/>
      <w:marTop w:val="0"/>
      <w:marBottom w:val="0"/>
      <w:divBdr>
        <w:top w:val="none" w:sz="0" w:space="0" w:color="auto"/>
        <w:left w:val="none" w:sz="0" w:space="0" w:color="auto"/>
        <w:bottom w:val="none" w:sz="0" w:space="0" w:color="auto"/>
        <w:right w:val="none" w:sz="0" w:space="0" w:color="auto"/>
      </w:divBdr>
      <w:divsChild>
        <w:div w:id="20130702">
          <w:marLeft w:val="547"/>
          <w:marRight w:val="0"/>
          <w:marTop w:val="360"/>
          <w:marBottom w:val="0"/>
          <w:divBdr>
            <w:top w:val="none" w:sz="0" w:space="0" w:color="auto"/>
            <w:left w:val="none" w:sz="0" w:space="0" w:color="auto"/>
            <w:bottom w:val="none" w:sz="0" w:space="0" w:color="auto"/>
            <w:right w:val="none" w:sz="0" w:space="0" w:color="auto"/>
          </w:divBdr>
        </w:div>
        <w:div w:id="733701402">
          <w:marLeft w:val="547"/>
          <w:marRight w:val="0"/>
          <w:marTop w:val="360"/>
          <w:marBottom w:val="0"/>
          <w:divBdr>
            <w:top w:val="none" w:sz="0" w:space="0" w:color="auto"/>
            <w:left w:val="none" w:sz="0" w:space="0" w:color="auto"/>
            <w:bottom w:val="none" w:sz="0" w:space="0" w:color="auto"/>
            <w:right w:val="none" w:sz="0" w:space="0" w:color="auto"/>
          </w:divBdr>
        </w:div>
        <w:div w:id="1589728645">
          <w:marLeft w:val="547"/>
          <w:marRight w:val="0"/>
          <w:marTop w:val="360"/>
          <w:marBottom w:val="0"/>
          <w:divBdr>
            <w:top w:val="none" w:sz="0" w:space="0" w:color="auto"/>
            <w:left w:val="none" w:sz="0" w:space="0" w:color="auto"/>
            <w:bottom w:val="none" w:sz="0" w:space="0" w:color="auto"/>
            <w:right w:val="none" w:sz="0" w:space="0" w:color="auto"/>
          </w:divBdr>
        </w:div>
        <w:div w:id="2072191310">
          <w:marLeft w:val="547"/>
          <w:marRight w:val="0"/>
          <w:marTop w:val="360"/>
          <w:marBottom w:val="0"/>
          <w:divBdr>
            <w:top w:val="none" w:sz="0" w:space="0" w:color="auto"/>
            <w:left w:val="none" w:sz="0" w:space="0" w:color="auto"/>
            <w:bottom w:val="none" w:sz="0" w:space="0" w:color="auto"/>
            <w:right w:val="none" w:sz="0" w:space="0" w:color="auto"/>
          </w:divBdr>
        </w:div>
      </w:divsChild>
    </w:div>
    <w:div w:id="1973443188">
      <w:bodyDiv w:val="1"/>
      <w:marLeft w:val="0"/>
      <w:marRight w:val="0"/>
      <w:marTop w:val="0"/>
      <w:marBottom w:val="0"/>
      <w:divBdr>
        <w:top w:val="none" w:sz="0" w:space="0" w:color="auto"/>
        <w:left w:val="none" w:sz="0" w:space="0" w:color="auto"/>
        <w:bottom w:val="none" w:sz="0" w:space="0" w:color="auto"/>
        <w:right w:val="none" w:sz="0" w:space="0" w:color="auto"/>
      </w:divBdr>
    </w:div>
    <w:div w:id="1983148621">
      <w:bodyDiv w:val="1"/>
      <w:marLeft w:val="0"/>
      <w:marRight w:val="0"/>
      <w:marTop w:val="0"/>
      <w:marBottom w:val="0"/>
      <w:divBdr>
        <w:top w:val="none" w:sz="0" w:space="0" w:color="auto"/>
        <w:left w:val="none" w:sz="0" w:space="0" w:color="auto"/>
        <w:bottom w:val="none" w:sz="0" w:space="0" w:color="auto"/>
        <w:right w:val="none" w:sz="0" w:space="0" w:color="auto"/>
      </w:divBdr>
    </w:div>
    <w:div w:id="2054848112">
      <w:bodyDiv w:val="1"/>
      <w:marLeft w:val="0"/>
      <w:marRight w:val="0"/>
      <w:marTop w:val="0"/>
      <w:marBottom w:val="0"/>
      <w:divBdr>
        <w:top w:val="none" w:sz="0" w:space="0" w:color="auto"/>
        <w:left w:val="none" w:sz="0" w:space="0" w:color="auto"/>
        <w:bottom w:val="none" w:sz="0" w:space="0" w:color="auto"/>
        <w:right w:val="none" w:sz="0" w:space="0" w:color="auto"/>
      </w:divBdr>
      <w:divsChild>
        <w:div w:id="1205941165">
          <w:marLeft w:val="0"/>
          <w:marRight w:val="0"/>
          <w:marTop w:val="0"/>
          <w:marBottom w:val="0"/>
          <w:divBdr>
            <w:top w:val="none" w:sz="0" w:space="0" w:color="auto"/>
            <w:left w:val="none" w:sz="0" w:space="0" w:color="auto"/>
            <w:bottom w:val="none" w:sz="0" w:space="0" w:color="auto"/>
            <w:right w:val="none" w:sz="0" w:space="0" w:color="auto"/>
          </w:divBdr>
          <w:divsChild>
            <w:div w:id="718744237">
              <w:marLeft w:val="0"/>
              <w:marRight w:val="0"/>
              <w:marTop w:val="0"/>
              <w:marBottom w:val="0"/>
              <w:divBdr>
                <w:top w:val="none" w:sz="0" w:space="0" w:color="auto"/>
                <w:left w:val="none" w:sz="0" w:space="0" w:color="auto"/>
                <w:bottom w:val="none" w:sz="0" w:space="0" w:color="auto"/>
                <w:right w:val="none" w:sz="0" w:space="0" w:color="auto"/>
              </w:divBdr>
              <w:divsChild>
                <w:div w:id="709106684">
                  <w:marLeft w:val="0"/>
                  <w:marRight w:val="0"/>
                  <w:marTop w:val="0"/>
                  <w:marBottom w:val="0"/>
                  <w:divBdr>
                    <w:top w:val="none" w:sz="0" w:space="0" w:color="auto"/>
                    <w:left w:val="none" w:sz="0" w:space="0" w:color="auto"/>
                    <w:bottom w:val="none" w:sz="0" w:space="0" w:color="auto"/>
                    <w:right w:val="none" w:sz="0" w:space="0" w:color="auto"/>
                  </w:divBdr>
                  <w:divsChild>
                    <w:div w:id="271784202">
                      <w:marLeft w:val="0"/>
                      <w:marRight w:val="0"/>
                      <w:marTop w:val="0"/>
                      <w:marBottom w:val="0"/>
                      <w:divBdr>
                        <w:top w:val="none" w:sz="0" w:space="0" w:color="auto"/>
                        <w:left w:val="none" w:sz="0" w:space="0" w:color="auto"/>
                        <w:bottom w:val="none" w:sz="0" w:space="0" w:color="auto"/>
                        <w:right w:val="none" w:sz="0" w:space="0" w:color="auto"/>
                      </w:divBdr>
                      <w:divsChild>
                        <w:div w:id="179129740">
                          <w:marLeft w:val="0"/>
                          <w:marRight w:val="0"/>
                          <w:marTop w:val="0"/>
                          <w:marBottom w:val="0"/>
                          <w:divBdr>
                            <w:top w:val="none" w:sz="0" w:space="0" w:color="auto"/>
                            <w:left w:val="none" w:sz="0" w:space="0" w:color="auto"/>
                            <w:bottom w:val="none" w:sz="0" w:space="0" w:color="auto"/>
                            <w:right w:val="none" w:sz="0" w:space="0" w:color="auto"/>
                          </w:divBdr>
                          <w:divsChild>
                            <w:div w:id="1435900343">
                              <w:marLeft w:val="0"/>
                              <w:marRight w:val="0"/>
                              <w:marTop w:val="0"/>
                              <w:marBottom w:val="0"/>
                              <w:divBdr>
                                <w:top w:val="none" w:sz="0" w:space="0" w:color="auto"/>
                                <w:left w:val="none" w:sz="0" w:space="0" w:color="auto"/>
                                <w:bottom w:val="none" w:sz="0" w:space="0" w:color="auto"/>
                                <w:right w:val="none" w:sz="0" w:space="0" w:color="auto"/>
                              </w:divBdr>
                              <w:divsChild>
                                <w:div w:id="1908224216">
                                  <w:marLeft w:val="0"/>
                                  <w:marRight w:val="0"/>
                                  <w:marTop w:val="0"/>
                                  <w:marBottom w:val="0"/>
                                  <w:divBdr>
                                    <w:top w:val="none" w:sz="0" w:space="0" w:color="auto"/>
                                    <w:left w:val="none" w:sz="0" w:space="0" w:color="auto"/>
                                    <w:bottom w:val="none" w:sz="0" w:space="0" w:color="auto"/>
                                    <w:right w:val="none" w:sz="0" w:space="0" w:color="auto"/>
                                  </w:divBdr>
                                  <w:divsChild>
                                    <w:div w:id="562716395">
                                      <w:marLeft w:val="0"/>
                                      <w:marRight w:val="0"/>
                                      <w:marTop w:val="0"/>
                                      <w:marBottom w:val="0"/>
                                      <w:divBdr>
                                        <w:top w:val="none" w:sz="0" w:space="0" w:color="auto"/>
                                        <w:left w:val="none" w:sz="0" w:space="0" w:color="auto"/>
                                        <w:bottom w:val="none" w:sz="0" w:space="0" w:color="auto"/>
                                        <w:right w:val="none" w:sz="0" w:space="0" w:color="auto"/>
                                      </w:divBdr>
                                      <w:divsChild>
                                        <w:div w:id="750813177">
                                          <w:marLeft w:val="0"/>
                                          <w:marRight w:val="0"/>
                                          <w:marTop w:val="0"/>
                                          <w:marBottom w:val="0"/>
                                          <w:divBdr>
                                            <w:top w:val="none" w:sz="0" w:space="0" w:color="auto"/>
                                            <w:left w:val="none" w:sz="0" w:space="0" w:color="auto"/>
                                            <w:bottom w:val="none" w:sz="0" w:space="0" w:color="auto"/>
                                            <w:right w:val="none" w:sz="0" w:space="0" w:color="auto"/>
                                          </w:divBdr>
                                          <w:divsChild>
                                            <w:div w:id="1557427216">
                                              <w:marLeft w:val="0"/>
                                              <w:marRight w:val="0"/>
                                              <w:marTop w:val="0"/>
                                              <w:marBottom w:val="0"/>
                                              <w:divBdr>
                                                <w:top w:val="none" w:sz="0" w:space="0" w:color="auto"/>
                                                <w:left w:val="none" w:sz="0" w:space="0" w:color="auto"/>
                                                <w:bottom w:val="none" w:sz="0" w:space="0" w:color="auto"/>
                                                <w:right w:val="none" w:sz="0" w:space="0" w:color="auto"/>
                                              </w:divBdr>
                                              <w:divsChild>
                                                <w:div w:id="2030132910">
                                                  <w:marLeft w:val="0"/>
                                                  <w:marRight w:val="0"/>
                                                  <w:marTop w:val="0"/>
                                                  <w:marBottom w:val="0"/>
                                                  <w:divBdr>
                                                    <w:top w:val="none" w:sz="0" w:space="0" w:color="auto"/>
                                                    <w:left w:val="none" w:sz="0" w:space="0" w:color="auto"/>
                                                    <w:bottom w:val="none" w:sz="0" w:space="0" w:color="auto"/>
                                                    <w:right w:val="none" w:sz="0" w:space="0" w:color="auto"/>
                                                  </w:divBdr>
                                                  <w:divsChild>
                                                    <w:div w:id="1239363957">
                                                      <w:marLeft w:val="0"/>
                                                      <w:marRight w:val="0"/>
                                                      <w:marTop w:val="0"/>
                                                      <w:marBottom w:val="0"/>
                                                      <w:divBdr>
                                                        <w:top w:val="none" w:sz="0" w:space="0" w:color="auto"/>
                                                        <w:left w:val="none" w:sz="0" w:space="0" w:color="auto"/>
                                                        <w:bottom w:val="none" w:sz="0" w:space="0" w:color="auto"/>
                                                        <w:right w:val="none" w:sz="0" w:space="0" w:color="auto"/>
                                                      </w:divBdr>
                                                      <w:divsChild>
                                                        <w:div w:id="1963076533">
                                                          <w:marLeft w:val="0"/>
                                                          <w:marRight w:val="0"/>
                                                          <w:marTop w:val="0"/>
                                                          <w:marBottom w:val="0"/>
                                                          <w:divBdr>
                                                            <w:top w:val="none" w:sz="0" w:space="0" w:color="auto"/>
                                                            <w:left w:val="none" w:sz="0" w:space="0" w:color="auto"/>
                                                            <w:bottom w:val="none" w:sz="0" w:space="0" w:color="auto"/>
                                                            <w:right w:val="none" w:sz="0" w:space="0" w:color="auto"/>
                                                          </w:divBdr>
                                                          <w:divsChild>
                                                            <w:div w:id="112022287">
                                                              <w:marLeft w:val="0"/>
                                                              <w:marRight w:val="0"/>
                                                              <w:marTop w:val="0"/>
                                                              <w:marBottom w:val="0"/>
                                                              <w:divBdr>
                                                                <w:top w:val="none" w:sz="0" w:space="0" w:color="auto"/>
                                                                <w:left w:val="none" w:sz="0" w:space="0" w:color="auto"/>
                                                                <w:bottom w:val="none" w:sz="0" w:space="0" w:color="auto"/>
                                                                <w:right w:val="none" w:sz="0" w:space="0" w:color="auto"/>
                                                              </w:divBdr>
                                                              <w:divsChild>
                                                                <w:div w:id="1079325463">
                                                                  <w:marLeft w:val="0"/>
                                                                  <w:marRight w:val="0"/>
                                                                  <w:marTop w:val="0"/>
                                                                  <w:marBottom w:val="0"/>
                                                                  <w:divBdr>
                                                                    <w:top w:val="none" w:sz="0" w:space="0" w:color="auto"/>
                                                                    <w:left w:val="none" w:sz="0" w:space="0" w:color="auto"/>
                                                                    <w:bottom w:val="none" w:sz="0" w:space="0" w:color="auto"/>
                                                                    <w:right w:val="none" w:sz="0" w:space="0" w:color="auto"/>
                                                                  </w:divBdr>
                                                                  <w:divsChild>
                                                                    <w:div w:id="1055666298">
                                                                      <w:marLeft w:val="0"/>
                                                                      <w:marRight w:val="0"/>
                                                                      <w:marTop w:val="0"/>
                                                                      <w:marBottom w:val="0"/>
                                                                      <w:divBdr>
                                                                        <w:top w:val="none" w:sz="0" w:space="0" w:color="auto"/>
                                                                        <w:left w:val="none" w:sz="0" w:space="0" w:color="auto"/>
                                                                        <w:bottom w:val="none" w:sz="0" w:space="0" w:color="auto"/>
                                                                        <w:right w:val="none" w:sz="0" w:space="0" w:color="auto"/>
                                                                      </w:divBdr>
                                                                      <w:divsChild>
                                                                        <w:div w:id="1379433386">
                                                                          <w:marLeft w:val="0"/>
                                                                          <w:marRight w:val="0"/>
                                                                          <w:marTop w:val="0"/>
                                                                          <w:marBottom w:val="0"/>
                                                                          <w:divBdr>
                                                                            <w:top w:val="none" w:sz="0" w:space="0" w:color="auto"/>
                                                                            <w:left w:val="none" w:sz="0" w:space="0" w:color="auto"/>
                                                                            <w:bottom w:val="none" w:sz="0" w:space="0" w:color="auto"/>
                                                                            <w:right w:val="none" w:sz="0" w:space="0" w:color="auto"/>
                                                                          </w:divBdr>
                                                                          <w:divsChild>
                                                                            <w:div w:id="1384329979">
                                                                              <w:marLeft w:val="0"/>
                                                                              <w:marRight w:val="0"/>
                                                                              <w:marTop w:val="0"/>
                                                                              <w:marBottom w:val="0"/>
                                                                              <w:divBdr>
                                                                                <w:top w:val="none" w:sz="0" w:space="0" w:color="auto"/>
                                                                                <w:left w:val="none" w:sz="0" w:space="0" w:color="auto"/>
                                                                                <w:bottom w:val="none" w:sz="0" w:space="0" w:color="auto"/>
                                                                                <w:right w:val="none" w:sz="0" w:space="0" w:color="auto"/>
                                                                              </w:divBdr>
                                                                              <w:divsChild>
                                                                                <w:div w:id="1716813274">
                                                                                  <w:marLeft w:val="0"/>
                                                                                  <w:marRight w:val="0"/>
                                                                                  <w:marTop w:val="0"/>
                                                                                  <w:marBottom w:val="0"/>
                                                                                  <w:divBdr>
                                                                                    <w:top w:val="none" w:sz="0" w:space="0" w:color="auto"/>
                                                                                    <w:left w:val="none" w:sz="0" w:space="0" w:color="auto"/>
                                                                                    <w:bottom w:val="none" w:sz="0" w:space="0" w:color="auto"/>
                                                                                    <w:right w:val="none" w:sz="0" w:space="0" w:color="auto"/>
                                                                                  </w:divBdr>
                                                                                  <w:divsChild>
                                                                                    <w:div w:id="79453747">
                                                                                      <w:marLeft w:val="0"/>
                                                                                      <w:marRight w:val="0"/>
                                                                                      <w:marTop w:val="0"/>
                                                                                      <w:marBottom w:val="0"/>
                                                                                      <w:divBdr>
                                                                                        <w:top w:val="none" w:sz="0" w:space="0" w:color="auto"/>
                                                                                        <w:left w:val="none" w:sz="0" w:space="0" w:color="auto"/>
                                                                                        <w:bottom w:val="none" w:sz="0" w:space="0" w:color="auto"/>
                                                                                        <w:right w:val="none" w:sz="0" w:space="0" w:color="auto"/>
                                                                                      </w:divBdr>
                                                                                      <w:divsChild>
                                                                                        <w:div w:id="368847405">
                                                                                          <w:marLeft w:val="0"/>
                                                                                          <w:marRight w:val="0"/>
                                                                                          <w:marTop w:val="0"/>
                                                                                          <w:marBottom w:val="0"/>
                                                                                          <w:divBdr>
                                                                                            <w:top w:val="none" w:sz="0" w:space="0" w:color="auto"/>
                                                                                            <w:left w:val="none" w:sz="0" w:space="0" w:color="auto"/>
                                                                                            <w:bottom w:val="none" w:sz="0" w:space="0" w:color="auto"/>
                                                                                            <w:right w:val="none" w:sz="0" w:space="0" w:color="auto"/>
                                                                                          </w:divBdr>
                                                                                          <w:divsChild>
                                                                                            <w:div w:id="817763150">
                                                                                              <w:marLeft w:val="0"/>
                                                                                              <w:marRight w:val="0"/>
                                                                                              <w:marTop w:val="0"/>
                                                                                              <w:marBottom w:val="0"/>
                                                                                              <w:divBdr>
                                                                                                <w:top w:val="none" w:sz="0" w:space="0" w:color="auto"/>
                                                                                                <w:left w:val="none" w:sz="0" w:space="0" w:color="auto"/>
                                                                                                <w:bottom w:val="none" w:sz="0" w:space="0" w:color="auto"/>
                                                                                                <w:right w:val="none" w:sz="0" w:space="0" w:color="auto"/>
                                                                                              </w:divBdr>
                                                                                              <w:divsChild>
                                                                                                <w:div w:id="1879388618">
                                                                                                  <w:marLeft w:val="0"/>
                                                                                                  <w:marRight w:val="0"/>
                                                                                                  <w:marTop w:val="0"/>
                                                                                                  <w:marBottom w:val="0"/>
                                                                                                  <w:divBdr>
                                                                                                    <w:top w:val="none" w:sz="0" w:space="0" w:color="auto"/>
                                                                                                    <w:left w:val="none" w:sz="0" w:space="0" w:color="auto"/>
                                                                                                    <w:bottom w:val="none" w:sz="0" w:space="0" w:color="auto"/>
                                                                                                    <w:right w:val="none" w:sz="0" w:space="0" w:color="auto"/>
                                                                                                  </w:divBdr>
                                                                                                  <w:divsChild>
                                                                                                    <w:div w:id="1627589722">
                                                                                                      <w:marLeft w:val="0"/>
                                                                                                      <w:marRight w:val="0"/>
                                                                                                      <w:marTop w:val="0"/>
                                                                                                      <w:marBottom w:val="0"/>
                                                                                                      <w:divBdr>
                                                                                                        <w:top w:val="none" w:sz="0" w:space="0" w:color="auto"/>
                                                                                                        <w:left w:val="none" w:sz="0" w:space="0" w:color="auto"/>
                                                                                                        <w:bottom w:val="none" w:sz="0" w:space="0" w:color="auto"/>
                                                                                                        <w:right w:val="none" w:sz="0" w:space="0" w:color="auto"/>
                                                                                                      </w:divBdr>
                                                                                                      <w:divsChild>
                                                                                                        <w:div w:id="890532324">
                                                                                                          <w:marLeft w:val="0"/>
                                                                                                          <w:marRight w:val="0"/>
                                                                                                          <w:marTop w:val="0"/>
                                                                                                          <w:marBottom w:val="0"/>
                                                                                                          <w:divBdr>
                                                                                                            <w:top w:val="none" w:sz="0" w:space="0" w:color="auto"/>
                                                                                                            <w:left w:val="none" w:sz="0" w:space="0" w:color="auto"/>
                                                                                                            <w:bottom w:val="none" w:sz="0" w:space="0" w:color="auto"/>
                                                                                                            <w:right w:val="none" w:sz="0" w:space="0" w:color="auto"/>
                                                                                                          </w:divBdr>
                                                                                                          <w:divsChild>
                                                                                                            <w:div w:id="1358703807">
                                                                                                              <w:marLeft w:val="0"/>
                                                                                                              <w:marRight w:val="0"/>
                                                                                                              <w:marTop w:val="0"/>
                                                                                                              <w:marBottom w:val="0"/>
                                                                                                              <w:divBdr>
                                                                                                                <w:top w:val="none" w:sz="0" w:space="0" w:color="auto"/>
                                                                                                                <w:left w:val="none" w:sz="0" w:space="0" w:color="auto"/>
                                                                                                                <w:bottom w:val="none" w:sz="0" w:space="0" w:color="auto"/>
                                                                                                                <w:right w:val="none" w:sz="0" w:space="0" w:color="auto"/>
                                                                                                              </w:divBdr>
                                                                                                              <w:divsChild>
                                                                                                                <w:div w:id="726297162">
                                                                                                                  <w:marLeft w:val="0"/>
                                                                                                                  <w:marRight w:val="0"/>
                                                                                                                  <w:marTop w:val="0"/>
                                                                                                                  <w:marBottom w:val="0"/>
                                                                                                                  <w:divBdr>
                                                                                                                    <w:top w:val="none" w:sz="0" w:space="0" w:color="auto"/>
                                                                                                                    <w:left w:val="none" w:sz="0" w:space="0" w:color="auto"/>
                                                                                                                    <w:bottom w:val="none" w:sz="0" w:space="0" w:color="auto"/>
                                                                                                                    <w:right w:val="none" w:sz="0" w:space="0" w:color="auto"/>
                                                                                                                  </w:divBdr>
                                                                                                                  <w:divsChild>
                                                                                                                    <w:div w:id="1671063670">
                                                                                                                      <w:marLeft w:val="0"/>
                                                                                                                      <w:marRight w:val="0"/>
                                                                                                                      <w:marTop w:val="0"/>
                                                                                                                      <w:marBottom w:val="0"/>
                                                                                                                      <w:divBdr>
                                                                                                                        <w:top w:val="none" w:sz="0" w:space="0" w:color="auto"/>
                                                                                                                        <w:left w:val="none" w:sz="0" w:space="0" w:color="auto"/>
                                                                                                                        <w:bottom w:val="none" w:sz="0" w:space="0" w:color="auto"/>
                                                                                                                        <w:right w:val="none" w:sz="0" w:space="0" w:color="auto"/>
                                                                                                                      </w:divBdr>
                                                                                                                      <w:divsChild>
                                                                                                                        <w:div w:id="1325889500">
                                                                                                                          <w:marLeft w:val="0"/>
                                                                                                                          <w:marRight w:val="0"/>
                                                                                                                          <w:marTop w:val="0"/>
                                                                                                                          <w:marBottom w:val="0"/>
                                                                                                                          <w:divBdr>
                                                                                                                            <w:top w:val="none" w:sz="0" w:space="0" w:color="auto"/>
                                                                                                                            <w:left w:val="none" w:sz="0" w:space="0" w:color="auto"/>
                                                                                                                            <w:bottom w:val="none" w:sz="0" w:space="0" w:color="auto"/>
                                                                                                                            <w:right w:val="none" w:sz="0" w:space="0" w:color="auto"/>
                                                                                                                          </w:divBdr>
                                                                                                                          <w:divsChild>
                                                                                                                            <w:div w:id="1372726103">
                                                                                                                              <w:marLeft w:val="0"/>
                                                                                                                              <w:marRight w:val="0"/>
                                                                                                                              <w:marTop w:val="0"/>
                                                                                                                              <w:marBottom w:val="0"/>
                                                                                                                              <w:divBdr>
                                                                                                                                <w:top w:val="none" w:sz="0" w:space="0" w:color="auto"/>
                                                                                                                                <w:left w:val="none" w:sz="0" w:space="0" w:color="auto"/>
                                                                                                                                <w:bottom w:val="none" w:sz="0" w:space="0" w:color="auto"/>
                                                                                                                                <w:right w:val="none" w:sz="0" w:space="0" w:color="auto"/>
                                                                                                                              </w:divBdr>
                                                                                                                              <w:divsChild>
                                                                                                                                <w:div w:id="1299453340">
                                                                                                                                  <w:marLeft w:val="0"/>
                                                                                                                                  <w:marRight w:val="0"/>
                                                                                                                                  <w:marTop w:val="0"/>
                                                                                                                                  <w:marBottom w:val="0"/>
                                                                                                                                  <w:divBdr>
                                                                                                                                    <w:top w:val="none" w:sz="0" w:space="0" w:color="auto"/>
                                                                                                                                    <w:left w:val="none" w:sz="0" w:space="0" w:color="auto"/>
                                                                                                                                    <w:bottom w:val="none" w:sz="0" w:space="0" w:color="auto"/>
                                                                                                                                    <w:right w:val="none" w:sz="0" w:space="0" w:color="auto"/>
                                                                                                                                  </w:divBdr>
                                                                                                                                  <w:divsChild>
                                                                                                                                    <w:div w:id="1329867217">
                                                                                                                                      <w:marLeft w:val="0"/>
                                                                                                                                      <w:marRight w:val="0"/>
                                                                                                                                      <w:marTop w:val="0"/>
                                                                                                                                      <w:marBottom w:val="0"/>
                                                                                                                                      <w:divBdr>
                                                                                                                                        <w:top w:val="none" w:sz="0" w:space="0" w:color="auto"/>
                                                                                                                                        <w:left w:val="none" w:sz="0" w:space="0" w:color="auto"/>
                                                                                                                                        <w:bottom w:val="none" w:sz="0" w:space="0" w:color="auto"/>
                                                                                                                                        <w:right w:val="none" w:sz="0" w:space="0" w:color="auto"/>
                                                                                                                                      </w:divBdr>
                                                                                                                                      <w:divsChild>
                                                                                                                                        <w:div w:id="388769013">
                                                                                                                                          <w:marLeft w:val="0"/>
                                                                                                                                          <w:marRight w:val="0"/>
                                                                                                                                          <w:marTop w:val="0"/>
                                                                                                                                          <w:marBottom w:val="0"/>
                                                                                                                                          <w:divBdr>
                                                                                                                                            <w:top w:val="none" w:sz="0" w:space="0" w:color="auto"/>
                                                                                                                                            <w:left w:val="none" w:sz="0" w:space="0" w:color="auto"/>
                                                                                                                                            <w:bottom w:val="none" w:sz="0" w:space="0" w:color="auto"/>
                                                                                                                                            <w:right w:val="none" w:sz="0" w:space="0" w:color="auto"/>
                                                                                                                                          </w:divBdr>
                                                                                                                                          <w:divsChild>
                                                                                                                                            <w:div w:id="811025346">
                                                                                                                                              <w:marLeft w:val="0"/>
                                                                                                                                              <w:marRight w:val="0"/>
                                                                                                                                              <w:marTop w:val="0"/>
                                                                                                                                              <w:marBottom w:val="0"/>
                                                                                                                                              <w:divBdr>
                                                                                                                                                <w:top w:val="none" w:sz="0" w:space="0" w:color="auto"/>
                                                                                                                                                <w:left w:val="none" w:sz="0" w:space="0" w:color="auto"/>
                                                                                                                                                <w:bottom w:val="none" w:sz="0" w:space="0" w:color="auto"/>
                                                                                                                                                <w:right w:val="none" w:sz="0" w:space="0" w:color="auto"/>
                                                                                                                                              </w:divBdr>
                                                                                                                                              <w:divsChild>
                                                                                                                                                <w:div w:id="1125200762">
                                                                                                                                                  <w:marLeft w:val="0"/>
                                                                                                                                                  <w:marRight w:val="0"/>
                                                                                                                                                  <w:marTop w:val="0"/>
                                                                                                                                                  <w:marBottom w:val="0"/>
                                                                                                                                                  <w:divBdr>
                                                                                                                                                    <w:top w:val="none" w:sz="0" w:space="0" w:color="auto"/>
                                                                                                                                                    <w:left w:val="none" w:sz="0" w:space="0" w:color="auto"/>
                                                                                                                                                    <w:bottom w:val="none" w:sz="0" w:space="0" w:color="auto"/>
                                                                                                                                                    <w:right w:val="none" w:sz="0" w:space="0" w:color="auto"/>
                                                                                                                                                  </w:divBdr>
                                                                                                                                                  <w:divsChild>
                                                                                                                                                    <w:div w:id="1800109116">
                                                                                                                                                      <w:marLeft w:val="0"/>
                                                                                                                                                      <w:marRight w:val="0"/>
                                                                                                                                                      <w:marTop w:val="0"/>
                                                                                                                                                      <w:marBottom w:val="0"/>
                                                                                                                                                      <w:divBdr>
                                                                                                                                                        <w:top w:val="none" w:sz="0" w:space="0" w:color="auto"/>
                                                                                                                                                        <w:left w:val="none" w:sz="0" w:space="0" w:color="auto"/>
                                                                                                                                                        <w:bottom w:val="none" w:sz="0" w:space="0" w:color="auto"/>
                                                                                                                                                        <w:right w:val="none" w:sz="0" w:space="0" w:color="auto"/>
                                                                                                                                                      </w:divBdr>
                                                                                                                                                      <w:divsChild>
                                                                                                                                                        <w:div w:id="955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551775">
      <w:bodyDiv w:val="1"/>
      <w:marLeft w:val="0"/>
      <w:marRight w:val="0"/>
      <w:marTop w:val="0"/>
      <w:marBottom w:val="0"/>
      <w:divBdr>
        <w:top w:val="none" w:sz="0" w:space="0" w:color="auto"/>
        <w:left w:val="none" w:sz="0" w:space="0" w:color="auto"/>
        <w:bottom w:val="none" w:sz="0" w:space="0" w:color="auto"/>
        <w:right w:val="none" w:sz="0" w:space="0" w:color="auto"/>
      </w:divBdr>
      <w:divsChild>
        <w:div w:id="1041784395">
          <w:marLeft w:val="0"/>
          <w:marRight w:val="0"/>
          <w:marTop w:val="0"/>
          <w:marBottom w:val="0"/>
          <w:divBdr>
            <w:top w:val="none" w:sz="0" w:space="0" w:color="auto"/>
            <w:left w:val="none" w:sz="0" w:space="0" w:color="auto"/>
            <w:bottom w:val="none" w:sz="0" w:space="0" w:color="auto"/>
            <w:right w:val="none" w:sz="0" w:space="0" w:color="auto"/>
          </w:divBdr>
          <w:divsChild>
            <w:div w:id="122240336">
              <w:marLeft w:val="0"/>
              <w:marRight w:val="0"/>
              <w:marTop w:val="0"/>
              <w:marBottom w:val="0"/>
              <w:divBdr>
                <w:top w:val="none" w:sz="0" w:space="0" w:color="auto"/>
                <w:left w:val="none" w:sz="0" w:space="0" w:color="auto"/>
                <w:bottom w:val="none" w:sz="0" w:space="0" w:color="auto"/>
                <w:right w:val="none" w:sz="0" w:space="0" w:color="auto"/>
              </w:divBdr>
              <w:divsChild>
                <w:div w:id="1821071003">
                  <w:marLeft w:val="0"/>
                  <w:marRight w:val="0"/>
                  <w:marTop w:val="0"/>
                  <w:marBottom w:val="0"/>
                  <w:divBdr>
                    <w:top w:val="none" w:sz="0" w:space="0" w:color="auto"/>
                    <w:left w:val="none" w:sz="0" w:space="0" w:color="auto"/>
                    <w:bottom w:val="none" w:sz="0" w:space="0" w:color="auto"/>
                    <w:right w:val="none" w:sz="0" w:space="0" w:color="auto"/>
                  </w:divBdr>
                  <w:divsChild>
                    <w:div w:id="1402751998">
                      <w:marLeft w:val="0"/>
                      <w:marRight w:val="0"/>
                      <w:marTop w:val="0"/>
                      <w:marBottom w:val="0"/>
                      <w:divBdr>
                        <w:top w:val="none" w:sz="0" w:space="0" w:color="auto"/>
                        <w:left w:val="none" w:sz="0" w:space="0" w:color="auto"/>
                        <w:bottom w:val="none" w:sz="0" w:space="0" w:color="auto"/>
                        <w:right w:val="none" w:sz="0" w:space="0" w:color="auto"/>
                      </w:divBdr>
                      <w:divsChild>
                        <w:div w:id="827793682">
                          <w:marLeft w:val="0"/>
                          <w:marRight w:val="0"/>
                          <w:marTop w:val="0"/>
                          <w:marBottom w:val="0"/>
                          <w:divBdr>
                            <w:top w:val="none" w:sz="0" w:space="0" w:color="auto"/>
                            <w:left w:val="none" w:sz="0" w:space="0" w:color="auto"/>
                            <w:bottom w:val="none" w:sz="0" w:space="0" w:color="auto"/>
                            <w:right w:val="none" w:sz="0" w:space="0" w:color="auto"/>
                          </w:divBdr>
                          <w:divsChild>
                            <w:div w:id="909123801">
                              <w:marLeft w:val="0"/>
                              <w:marRight w:val="0"/>
                              <w:marTop w:val="0"/>
                              <w:marBottom w:val="0"/>
                              <w:divBdr>
                                <w:top w:val="none" w:sz="0" w:space="0" w:color="auto"/>
                                <w:left w:val="none" w:sz="0" w:space="0" w:color="auto"/>
                                <w:bottom w:val="none" w:sz="0" w:space="0" w:color="auto"/>
                                <w:right w:val="none" w:sz="0" w:space="0" w:color="auto"/>
                              </w:divBdr>
                              <w:divsChild>
                                <w:div w:id="128254253">
                                  <w:marLeft w:val="0"/>
                                  <w:marRight w:val="0"/>
                                  <w:marTop w:val="0"/>
                                  <w:marBottom w:val="0"/>
                                  <w:divBdr>
                                    <w:top w:val="none" w:sz="0" w:space="0" w:color="auto"/>
                                    <w:left w:val="none" w:sz="0" w:space="0" w:color="auto"/>
                                    <w:bottom w:val="none" w:sz="0" w:space="0" w:color="auto"/>
                                    <w:right w:val="none" w:sz="0" w:space="0" w:color="auto"/>
                                  </w:divBdr>
                                </w:div>
                                <w:div w:id="8097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3826">
      <w:bodyDiv w:val="1"/>
      <w:marLeft w:val="0"/>
      <w:marRight w:val="0"/>
      <w:marTop w:val="0"/>
      <w:marBottom w:val="0"/>
      <w:divBdr>
        <w:top w:val="none" w:sz="0" w:space="0" w:color="auto"/>
        <w:left w:val="none" w:sz="0" w:space="0" w:color="auto"/>
        <w:bottom w:val="none" w:sz="0" w:space="0" w:color="auto"/>
        <w:right w:val="none" w:sz="0" w:space="0" w:color="auto"/>
      </w:divBdr>
      <w:divsChild>
        <w:div w:id="1145122729">
          <w:marLeft w:val="0"/>
          <w:marRight w:val="0"/>
          <w:marTop w:val="0"/>
          <w:marBottom w:val="0"/>
          <w:divBdr>
            <w:top w:val="none" w:sz="0" w:space="0" w:color="auto"/>
            <w:left w:val="none" w:sz="0" w:space="0" w:color="auto"/>
            <w:bottom w:val="none" w:sz="0" w:space="0" w:color="auto"/>
            <w:right w:val="none" w:sz="0" w:space="0" w:color="auto"/>
          </w:divBdr>
        </w:div>
      </w:divsChild>
    </w:div>
    <w:div w:id="210981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an.r-projec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3133/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20https:/www.R-project.org/" TargetMode="External"/><Relationship Id="rId10" Type="http://schemas.openxmlformats.org/officeDocument/2006/relationships/hyperlink" Target="http://www.usgs.gov/pubprod"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www.usgs.go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RAN.R-project.org/package=shiny"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A7B"/>
    <w:rsid w:val="000E6F50"/>
    <w:rsid w:val="002F0C44"/>
    <w:rsid w:val="006B366C"/>
    <w:rsid w:val="0084667D"/>
    <w:rsid w:val="009D77EF"/>
    <w:rsid w:val="00A12CAB"/>
    <w:rsid w:val="00A31E3A"/>
    <w:rsid w:val="00A77A7B"/>
    <w:rsid w:val="00A90C48"/>
    <w:rsid w:val="00AF5C44"/>
    <w:rsid w:val="00C34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43D"/>
    <w:rPr>
      <w:color w:val="808080"/>
    </w:rPr>
  </w:style>
  <w:style w:type="paragraph" w:customStyle="1" w:styleId="61DB0A4CC99E493591F0FE5A3423DFEA">
    <w:name w:val="61DB0A4CC99E493591F0FE5A3423DFEA"/>
    <w:rsid w:val="009D77E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43D"/>
    <w:rPr>
      <w:color w:val="808080"/>
    </w:rPr>
  </w:style>
  <w:style w:type="paragraph" w:customStyle="1" w:styleId="61DB0A4CC99E493591F0FE5A3423DFEA">
    <w:name w:val="61DB0A4CC99E493591F0FE5A3423DFEA"/>
    <w:rsid w:val="009D7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F23F9E6-3549-41CA-B6F4-8A98F616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Pages>
  <Words>6967</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USGS</Company>
  <LinksUpToDate>false</LinksUpToDate>
  <CharactersWithSpaces>46586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Dalthorp, Daniel</dc:creator>
  <cp:lastModifiedBy>Dalthorp, Daniel</cp:lastModifiedBy>
  <cp:revision>8</cp:revision>
  <dcterms:created xsi:type="dcterms:W3CDTF">2018-06-16T17:29:00Z</dcterms:created>
  <dcterms:modified xsi:type="dcterms:W3CDTF">2018-06-16T22:20:00Z</dcterms:modified>
</cp:coreProperties>
</file>